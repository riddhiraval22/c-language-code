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6DE4" w14:textId="428D29F6" w:rsidR="000A591D" w:rsidRPr="007752EF" w:rsidRDefault="00574E6B" w:rsidP="00E46F4C">
      <w:pPr>
        <w:pStyle w:val="ListParagraph"/>
        <w:numPr>
          <w:ilvl w:val="0"/>
          <w:numId w:val="1"/>
        </w:numPr>
        <w:rPr>
          <w:b/>
          <w:bCs/>
          <w:sz w:val="24"/>
          <w:szCs w:val="24"/>
        </w:rPr>
      </w:pPr>
      <w:r w:rsidRPr="007752EF">
        <w:rPr>
          <w:b/>
          <w:bCs/>
          <w:sz w:val="24"/>
          <w:szCs w:val="24"/>
        </w:rPr>
        <w:t>Write an essay covering the history and evolution of C programming. Explain its importance and why it is still used today.</w:t>
      </w:r>
    </w:p>
    <w:p w14:paraId="58A48B6C" w14:textId="77777777" w:rsidR="00574E6B" w:rsidRPr="007752EF" w:rsidRDefault="00574E6B">
      <w:pPr>
        <w:rPr>
          <w:sz w:val="24"/>
          <w:szCs w:val="24"/>
        </w:rPr>
      </w:pPr>
    </w:p>
    <w:p w14:paraId="0BE4BC89" w14:textId="54CE7DF1" w:rsidR="00574E6B" w:rsidRPr="007752EF" w:rsidRDefault="00574E6B">
      <w:pPr>
        <w:rPr>
          <w:sz w:val="24"/>
          <w:szCs w:val="24"/>
        </w:rPr>
      </w:pPr>
      <w:r w:rsidRPr="007752EF">
        <w:rPr>
          <w:sz w:val="24"/>
          <w:szCs w:val="24"/>
        </w:rPr>
        <w:t>C is a procedural general-purpose programming language that was originally created by Dennis Ritchie in 1972 in Bell Laboratories of AT&amp;T Labs. It was originally intended as a system programming language to implement the UNIX system. C has become one of the world's most influential programming languages that is universally applied in a variety of applications owing to being memory-efficient, being able to provide low-level control, and being portable.</w:t>
      </w:r>
    </w:p>
    <w:p w14:paraId="7E376CD9" w14:textId="77777777" w:rsidR="00574E6B" w:rsidRPr="007752EF" w:rsidRDefault="00574E6B">
      <w:pPr>
        <w:rPr>
          <w:sz w:val="24"/>
          <w:szCs w:val="24"/>
        </w:rPr>
      </w:pPr>
    </w:p>
    <w:p w14:paraId="43278866" w14:textId="77777777" w:rsidR="00574E6B" w:rsidRPr="007752EF" w:rsidRDefault="00574E6B" w:rsidP="00574E6B">
      <w:pPr>
        <w:rPr>
          <w:b/>
          <w:bCs/>
          <w:sz w:val="24"/>
          <w:szCs w:val="24"/>
        </w:rPr>
      </w:pPr>
      <w:r w:rsidRPr="007752EF">
        <w:rPr>
          <w:b/>
          <w:bCs/>
          <w:sz w:val="24"/>
          <w:szCs w:val="24"/>
        </w:rPr>
        <w:t>Standardization and Evolution</w:t>
      </w:r>
    </w:p>
    <w:p w14:paraId="5EA8875F" w14:textId="77777777" w:rsidR="00574E6B" w:rsidRPr="007752EF" w:rsidRDefault="00574E6B" w:rsidP="00574E6B">
      <w:pPr>
        <w:rPr>
          <w:b/>
          <w:bCs/>
          <w:sz w:val="24"/>
          <w:szCs w:val="24"/>
        </w:rPr>
      </w:pPr>
      <w:r w:rsidRPr="007752EF">
        <w:rPr>
          <w:b/>
          <w:bCs/>
          <w:sz w:val="24"/>
          <w:szCs w:val="24"/>
        </w:rPr>
        <w:t>As C gained popularity, variations emerged across different compilers and platforms, necessitating standardization.</w:t>
      </w:r>
    </w:p>
    <w:p w14:paraId="2A2C1B9D" w14:textId="77777777" w:rsidR="00574E6B" w:rsidRPr="007752EF" w:rsidRDefault="00574E6B">
      <w:pPr>
        <w:rPr>
          <w:b/>
          <w:bCs/>
          <w:sz w:val="24"/>
          <w:szCs w:val="24"/>
        </w:rPr>
      </w:pPr>
    </w:p>
    <w:p w14:paraId="535BF630" w14:textId="24736311" w:rsidR="00574E6B" w:rsidRPr="007752EF" w:rsidRDefault="00574E6B" w:rsidP="00574E6B">
      <w:pPr>
        <w:rPr>
          <w:sz w:val="24"/>
          <w:szCs w:val="24"/>
        </w:rPr>
      </w:pPr>
      <w:r w:rsidRPr="007752EF">
        <w:rPr>
          <w:noProof/>
          <w:sz w:val="24"/>
          <w:szCs w:val="24"/>
        </w:rPr>
        <w:drawing>
          <wp:inline distT="0" distB="0" distL="0" distR="0" wp14:anchorId="1F6375B5" wp14:editId="5AD54730">
            <wp:extent cx="5731510" cy="4099698"/>
            <wp:effectExtent l="0" t="0" r="2540" b="0"/>
            <wp:docPr id="3" name="Picture 2" descr="C-Histor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story-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99698"/>
                    </a:xfrm>
                    <a:prstGeom prst="rect">
                      <a:avLst/>
                    </a:prstGeom>
                    <a:noFill/>
                    <a:ln>
                      <a:noFill/>
                    </a:ln>
                  </pic:spPr>
                </pic:pic>
              </a:graphicData>
            </a:graphic>
          </wp:inline>
        </w:drawing>
      </w:r>
    </w:p>
    <w:p w14:paraId="4E5BA2AA" w14:textId="77777777" w:rsidR="00E46F4C" w:rsidRPr="007752EF" w:rsidRDefault="00E46F4C" w:rsidP="00574E6B">
      <w:pPr>
        <w:rPr>
          <w:sz w:val="24"/>
          <w:szCs w:val="24"/>
        </w:rPr>
      </w:pPr>
    </w:p>
    <w:p w14:paraId="319247E7" w14:textId="56A6C3F5" w:rsidR="00E46F4C" w:rsidRPr="007752EF" w:rsidRDefault="002E6DA7" w:rsidP="00574E6B">
      <w:pPr>
        <w:rPr>
          <w:sz w:val="24"/>
          <w:szCs w:val="24"/>
        </w:rPr>
      </w:pPr>
      <w:r w:rsidRPr="007752EF">
        <w:rPr>
          <w:sz w:val="24"/>
          <w:szCs w:val="24"/>
        </w:rPr>
        <w:t>2.</w:t>
      </w:r>
      <w:r w:rsidR="00E46F4C" w:rsidRPr="007752EF">
        <w:rPr>
          <w:sz w:val="24"/>
          <w:szCs w:val="24"/>
        </w:rPr>
        <w:t>Research and provide three real-world applications where C programming is extensively used, such as in embedded systems, operating systems, or game development.</w:t>
      </w:r>
    </w:p>
    <w:p w14:paraId="0B28956B" w14:textId="77777777" w:rsidR="002E6DA7" w:rsidRPr="007752EF" w:rsidRDefault="002E6DA7" w:rsidP="002E6DA7">
      <w:pPr>
        <w:rPr>
          <w:b/>
          <w:bCs/>
          <w:sz w:val="24"/>
          <w:szCs w:val="24"/>
        </w:rPr>
      </w:pPr>
      <w:r w:rsidRPr="007752EF">
        <w:rPr>
          <w:b/>
          <w:bCs/>
          <w:sz w:val="24"/>
          <w:szCs w:val="24"/>
        </w:rPr>
        <w:t>Building the Core: Operating Systems</w:t>
      </w:r>
    </w:p>
    <w:p w14:paraId="2EF8D1F6" w14:textId="77777777" w:rsidR="002E6DA7" w:rsidRPr="007752EF" w:rsidRDefault="002E6DA7" w:rsidP="002E6DA7">
      <w:pPr>
        <w:rPr>
          <w:sz w:val="24"/>
          <w:szCs w:val="24"/>
        </w:rPr>
      </w:pPr>
      <w:r w:rsidRPr="007752EF">
        <w:rPr>
          <w:sz w:val="24"/>
          <w:szCs w:val="24"/>
        </w:rPr>
        <w:lastRenderedPageBreak/>
        <w:t xml:space="preserve">Imagine a world without operating systems; phones or computers would be non-functioning shells. C takes </w:t>
      </w:r>
      <w:proofErr w:type="spellStart"/>
      <w:r w:rsidRPr="007752EF">
        <w:rPr>
          <w:sz w:val="24"/>
          <w:szCs w:val="24"/>
        </w:rPr>
        <w:t>center</w:t>
      </w:r>
      <w:proofErr w:type="spellEnd"/>
      <w:r w:rsidRPr="007752EF">
        <w:rPr>
          <w:sz w:val="24"/>
          <w:szCs w:val="24"/>
        </w:rPr>
        <w:t xml:space="preserve"> stage to create such basic cores.</w:t>
      </w:r>
    </w:p>
    <w:p w14:paraId="1A9B84AA" w14:textId="77777777" w:rsidR="002E6DA7" w:rsidRPr="007752EF" w:rsidRDefault="002E6DA7" w:rsidP="002E6DA7">
      <w:pPr>
        <w:rPr>
          <w:sz w:val="24"/>
          <w:szCs w:val="24"/>
        </w:rPr>
      </w:pPr>
      <w:r w:rsidRPr="007752EF">
        <w:rPr>
          <w:sz w:val="24"/>
          <w:szCs w:val="24"/>
        </w:rPr>
        <w:t>The legendary Unix system, developed by Dennis Ritchie and Ken Thompson, was written almost entirely in C. That legacy lives on today. Major portions of </w:t>
      </w:r>
      <w:ins w:id="0" w:author="Unknown">
        <w:r w:rsidRPr="007752EF">
          <w:rPr>
            <w:sz w:val="24"/>
            <w:szCs w:val="24"/>
          </w:rPr>
          <w:fldChar w:fldCharType="begin"/>
        </w:r>
        <w:r w:rsidRPr="007752EF">
          <w:rPr>
            <w:sz w:val="24"/>
            <w:szCs w:val="24"/>
          </w:rPr>
          <w:instrText>HYPERLINK "https://www.analyticsinsight.net/data-analysis/all-about-the-window-function-of-data-analysis" \t "_blank"</w:instrText>
        </w:r>
        <w:r w:rsidRPr="007752EF">
          <w:rPr>
            <w:sz w:val="24"/>
            <w:szCs w:val="24"/>
          </w:rPr>
        </w:r>
        <w:r w:rsidRPr="007752EF">
          <w:rPr>
            <w:sz w:val="24"/>
            <w:szCs w:val="24"/>
          </w:rPr>
          <w:fldChar w:fldCharType="separate"/>
        </w:r>
        <w:r w:rsidRPr="007752EF">
          <w:rPr>
            <w:rStyle w:val="Hyperlink"/>
            <w:sz w:val="24"/>
            <w:szCs w:val="24"/>
          </w:rPr>
          <w:t>Windows</w:t>
        </w:r>
        <w:r w:rsidRPr="007752EF">
          <w:rPr>
            <w:sz w:val="24"/>
            <w:szCs w:val="24"/>
          </w:rPr>
          <w:fldChar w:fldCharType="end"/>
        </w:r>
      </w:ins>
      <w:r w:rsidRPr="007752EF">
        <w:rPr>
          <w:sz w:val="24"/>
          <w:szCs w:val="24"/>
        </w:rPr>
        <w:t>, Linux, and </w:t>
      </w:r>
      <w:ins w:id="1" w:author="Unknown">
        <w:r w:rsidRPr="007752EF">
          <w:rPr>
            <w:sz w:val="24"/>
            <w:szCs w:val="24"/>
          </w:rPr>
          <w:fldChar w:fldCharType="begin"/>
        </w:r>
        <w:r w:rsidRPr="007752EF">
          <w:rPr>
            <w:sz w:val="24"/>
            <w:szCs w:val="24"/>
          </w:rPr>
          <w:instrText>HYPERLINK "https://www.analyticsinsight.net/cybersecurity/macos-sip-vulnerabilities-what-you-need-to-know" \t "_blank"</w:instrText>
        </w:r>
        <w:r w:rsidRPr="007752EF">
          <w:rPr>
            <w:sz w:val="24"/>
            <w:szCs w:val="24"/>
          </w:rPr>
        </w:r>
        <w:r w:rsidRPr="007752EF">
          <w:rPr>
            <w:sz w:val="24"/>
            <w:szCs w:val="24"/>
          </w:rPr>
          <w:fldChar w:fldCharType="separate"/>
        </w:r>
        <w:r w:rsidRPr="007752EF">
          <w:rPr>
            <w:rStyle w:val="Hyperlink"/>
            <w:sz w:val="24"/>
            <w:szCs w:val="24"/>
          </w:rPr>
          <w:t>macOS</w:t>
        </w:r>
        <w:r w:rsidRPr="007752EF">
          <w:rPr>
            <w:sz w:val="24"/>
            <w:szCs w:val="24"/>
          </w:rPr>
          <w:fldChar w:fldCharType="end"/>
        </w:r>
      </w:ins>
      <w:r w:rsidRPr="007752EF">
        <w:rPr>
          <w:sz w:val="24"/>
          <w:szCs w:val="24"/>
        </w:rPr>
        <w:t> rely on C because it allows programmers to interact directly with hardware, manage memory manually, and squeeze out every drop of performance.</w:t>
      </w:r>
    </w:p>
    <w:p w14:paraId="5B3D2D5F" w14:textId="77777777" w:rsidR="002E6DA7" w:rsidRPr="007752EF" w:rsidRDefault="002E6DA7" w:rsidP="002E6DA7">
      <w:pPr>
        <w:rPr>
          <w:sz w:val="24"/>
          <w:szCs w:val="24"/>
        </w:rPr>
      </w:pPr>
      <w:r w:rsidRPr="007752EF">
        <w:rPr>
          <w:sz w:val="24"/>
          <w:szCs w:val="24"/>
        </w:rPr>
        <w:t xml:space="preserve">Without C, the speed and dependability </w:t>
      </w:r>
      <w:proofErr w:type="gramStart"/>
      <w:r w:rsidRPr="007752EF">
        <w:rPr>
          <w:sz w:val="24"/>
          <w:szCs w:val="24"/>
        </w:rPr>
        <w:t>we've</w:t>
      </w:r>
      <w:proofErr w:type="gramEnd"/>
      <w:r w:rsidRPr="007752EF">
        <w:rPr>
          <w:sz w:val="24"/>
          <w:szCs w:val="24"/>
        </w:rPr>
        <w:t xml:space="preserve"> grown to expect from operating systems would be nothing more than a pipe dream.</w:t>
      </w:r>
    </w:p>
    <w:p w14:paraId="55027784" w14:textId="77777777" w:rsidR="002E6DA7" w:rsidRPr="007752EF" w:rsidRDefault="002E6DA7" w:rsidP="002E6DA7">
      <w:pPr>
        <w:rPr>
          <w:b/>
          <w:bCs/>
          <w:sz w:val="24"/>
          <w:szCs w:val="24"/>
        </w:rPr>
      </w:pPr>
      <w:r w:rsidRPr="007752EF">
        <w:rPr>
          <w:b/>
          <w:bCs/>
          <w:sz w:val="24"/>
          <w:szCs w:val="24"/>
        </w:rPr>
        <w:t>Powering Embedded Systems</w:t>
      </w:r>
    </w:p>
    <w:p w14:paraId="5AAFF345" w14:textId="77777777" w:rsidR="002E6DA7" w:rsidRPr="007752EF" w:rsidRDefault="002E6DA7" w:rsidP="002E6DA7">
      <w:pPr>
        <w:rPr>
          <w:sz w:val="24"/>
          <w:szCs w:val="24"/>
        </w:rPr>
      </w:pPr>
      <w:r w:rsidRPr="007752EF">
        <w:rPr>
          <w:sz w:val="24"/>
          <w:szCs w:val="24"/>
        </w:rPr>
        <w:t>Look around: cars, microwave ovens, or smart thermostat likely has an embedded system inside. These small computers, buried in everyday appliances, depend heavily on C.</w:t>
      </w:r>
    </w:p>
    <w:p w14:paraId="2B14829F" w14:textId="77777777" w:rsidR="002E6DA7" w:rsidRPr="007752EF" w:rsidRDefault="002E6DA7" w:rsidP="002E6DA7">
      <w:pPr>
        <w:rPr>
          <w:sz w:val="24"/>
          <w:szCs w:val="24"/>
        </w:rPr>
      </w:pPr>
      <w:proofErr w:type="gramStart"/>
      <w:r w:rsidRPr="007752EF">
        <w:rPr>
          <w:sz w:val="24"/>
          <w:szCs w:val="24"/>
        </w:rPr>
        <w:t>It's</w:t>
      </w:r>
      <w:proofErr w:type="gramEnd"/>
      <w:r w:rsidRPr="007752EF">
        <w:rPr>
          <w:sz w:val="24"/>
          <w:szCs w:val="24"/>
        </w:rPr>
        <w:t xml:space="preserve"> lean and provides programmers with precise control of scarce resources such as memory and processing power. </w:t>
      </w:r>
    </w:p>
    <w:p w14:paraId="4CE3DE76" w14:textId="77777777" w:rsidR="002E6DA7" w:rsidRPr="007752EF" w:rsidRDefault="002E6DA7" w:rsidP="002E6DA7">
      <w:pPr>
        <w:rPr>
          <w:sz w:val="24"/>
          <w:szCs w:val="24"/>
        </w:rPr>
      </w:pPr>
      <w:r w:rsidRPr="007752EF">
        <w:rPr>
          <w:sz w:val="24"/>
          <w:szCs w:val="24"/>
        </w:rPr>
        <w:t>In a car's engine control unit, for instance, C ensures millisecond-level choices that keep you safe on the road. From medical devices to household appliances, C's ability to operate close to metal means it is invaluable in this type of work.</w:t>
      </w:r>
    </w:p>
    <w:p w14:paraId="5CDA2065" w14:textId="77777777" w:rsidR="002E6DA7" w:rsidRPr="007752EF" w:rsidRDefault="002E6DA7" w:rsidP="002E6DA7">
      <w:pPr>
        <w:rPr>
          <w:b/>
          <w:bCs/>
          <w:sz w:val="24"/>
          <w:szCs w:val="24"/>
        </w:rPr>
      </w:pPr>
      <w:r w:rsidRPr="007752EF">
        <w:rPr>
          <w:b/>
          <w:bCs/>
          <w:sz w:val="24"/>
          <w:szCs w:val="24"/>
        </w:rPr>
        <w:t>Crafting Compilers and Interpreters</w:t>
      </w:r>
    </w:p>
    <w:p w14:paraId="3719A021" w14:textId="77777777" w:rsidR="002E6DA7" w:rsidRPr="007752EF" w:rsidRDefault="002E6DA7" w:rsidP="002E6DA7">
      <w:pPr>
        <w:rPr>
          <w:sz w:val="24"/>
          <w:szCs w:val="24"/>
        </w:rPr>
      </w:pPr>
      <w:r w:rsidRPr="007752EF">
        <w:rPr>
          <w:sz w:val="24"/>
          <w:szCs w:val="24"/>
        </w:rPr>
        <w:t xml:space="preserve">Ever wonder how programming languages talk to machines? Compilers and interpreters bridge the gap, and a lot of them are written in C. The portability and speed of the language make it an ideal candidate to translate code, like Python or Java, into computer-understandable instructions. Early C++ compilers, for instance, were implemented in C. Even now, applications such as GCC (GNU Compiler Collection) rely on C to provide fast, consistent performance. </w:t>
      </w:r>
      <w:proofErr w:type="gramStart"/>
      <w:r w:rsidRPr="007752EF">
        <w:rPr>
          <w:sz w:val="24"/>
          <w:szCs w:val="24"/>
        </w:rPr>
        <w:t>It's</w:t>
      </w:r>
      <w:proofErr w:type="gramEnd"/>
      <w:r w:rsidRPr="007752EF">
        <w:rPr>
          <w:sz w:val="24"/>
          <w:szCs w:val="24"/>
        </w:rPr>
        <w:t xml:space="preserve"> a behind-the-scenes superhero that keeps the world of coding going.</w:t>
      </w:r>
    </w:p>
    <w:p w14:paraId="6E524F28" w14:textId="77777777" w:rsidR="002E6DA7" w:rsidRPr="007752EF" w:rsidRDefault="002E6DA7" w:rsidP="002E6DA7">
      <w:pPr>
        <w:rPr>
          <w:b/>
          <w:bCs/>
          <w:sz w:val="24"/>
          <w:szCs w:val="24"/>
        </w:rPr>
      </w:pPr>
      <w:r w:rsidRPr="007752EF">
        <w:rPr>
          <w:b/>
          <w:bCs/>
          <w:sz w:val="24"/>
          <w:szCs w:val="24"/>
        </w:rPr>
        <w:t>Driving Game Development</w:t>
      </w:r>
    </w:p>
    <w:p w14:paraId="66B39A0E" w14:textId="77777777" w:rsidR="002E6DA7" w:rsidRPr="007752EF" w:rsidRDefault="002E6DA7" w:rsidP="002E6DA7">
      <w:pPr>
        <w:rPr>
          <w:sz w:val="24"/>
          <w:szCs w:val="24"/>
        </w:rPr>
      </w:pPr>
      <w:r w:rsidRPr="007752EF">
        <w:rPr>
          <w:sz w:val="24"/>
          <w:szCs w:val="24"/>
        </w:rPr>
        <w:t>Video games amaze us with breathtaking graphics and glitch-free action, and C has a part in that wonder. Though C++ tends to hog the limelight in today's game engines, C paved the way and continues to excel at certain things.</w:t>
      </w:r>
    </w:p>
    <w:p w14:paraId="1329F3EA" w14:textId="77777777" w:rsidR="002E6DA7" w:rsidRPr="007752EF" w:rsidRDefault="002E6DA7" w:rsidP="002E6DA7">
      <w:pPr>
        <w:rPr>
          <w:sz w:val="24"/>
          <w:szCs w:val="24"/>
        </w:rPr>
      </w:pPr>
      <w:r w:rsidRPr="007752EF">
        <w:rPr>
          <w:sz w:val="24"/>
          <w:szCs w:val="24"/>
        </w:rPr>
        <w:t>Veteran games such as </w:t>
      </w:r>
      <w:ins w:id="2" w:author="Unknown">
        <w:r w:rsidRPr="007752EF">
          <w:rPr>
            <w:sz w:val="24"/>
            <w:szCs w:val="24"/>
          </w:rPr>
          <w:fldChar w:fldCharType="begin"/>
        </w:r>
        <w:r w:rsidRPr="007752EF">
          <w:rPr>
            <w:sz w:val="24"/>
            <w:szCs w:val="24"/>
          </w:rPr>
          <w:instrText>HYPERLINK "https://www.analyticsinsight.net/gaming/most-anticipated-ps5-and-xbox-series-x-games-this-year" \t "_blank"</w:instrText>
        </w:r>
        <w:r w:rsidRPr="007752EF">
          <w:rPr>
            <w:sz w:val="24"/>
            <w:szCs w:val="24"/>
          </w:rPr>
        </w:r>
        <w:r w:rsidRPr="007752EF">
          <w:rPr>
            <w:sz w:val="24"/>
            <w:szCs w:val="24"/>
          </w:rPr>
          <w:fldChar w:fldCharType="separate"/>
        </w:r>
        <w:r w:rsidRPr="007752EF">
          <w:rPr>
            <w:rStyle w:val="Hyperlink"/>
            <w:sz w:val="24"/>
            <w:szCs w:val="24"/>
          </w:rPr>
          <w:t>Doom</w:t>
        </w:r>
        <w:r w:rsidRPr="007752EF">
          <w:rPr>
            <w:sz w:val="24"/>
            <w:szCs w:val="24"/>
          </w:rPr>
          <w:fldChar w:fldCharType="end"/>
        </w:r>
      </w:ins>
      <w:r w:rsidRPr="007752EF">
        <w:rPr>
          <w:sz w:val="24"/>
          <w:szCs w:val="24"/>
        </w:rPr>
        <w:t> were developed in C and demonstrated its prowess for real-time performance. In the present age, it finds application in engines such as Unity (for lower-level operations) and in heavily resource-consuming simulations where milliseconds must be saved. Its ability to optimize speed remains in the arsenal of the gamer.</w:t>
      </w:r>
    </w:p>
    <w:p w14:paraId="4B7F0FE7" w14:textId="77777777" w:rsidR="002E6DA7" w:rsidRPr="007752EF" w:rsidRDefault="002E6DA7" w:rsidP="002E6DA7">
      <w:pPr>
        <w:rPr>
          <w:b/>
          <w:bCs/>
          <w:sz w:val="24"/>
          <w:szCs w:val="24"/>
        </w:rPr>
      </w:pPr>
      <w:r w:rsidRPr="007752EF">
        <w:rPr>
          <w:b/>
          <w:bCs/>
          <w:sz w:val="24"/>
          <w:szCs w:val="24"/>
        </w:rPr>
        <w:t>Enabling Networking Tools</w:t>
      </w:r>
    </w:p>
    <w:p w14:paraId="6491FE16" w14:textId="77777777" w:rsidR="002E6DA7" w:rsidRPr="007752EF" w:rsidRDefault="002E6DA7" w:rsidP="002E6DA7">
      <w:pPr>
        <w:rPr>
          <w:sz w:val="24"/>
          <w:szCs w:val="24"/>
        </w:rPr>
      </w:pPr>
      <w:r w:rsidRPr="007752EF">
        <w:rPr>
          <w:sz w:val="24"/>
          <w:szCs w:val="24"/>
        </w:rPr>
        <w:t>The internet hums with activity, and C helps keep it running smoothly. Networking tools like routers, switches, and protocols owe a lot to this language.</w:t>
      </w:r>
    </w:p>
    <w:p w14:paraId="4FCD84C8" w14:textId="77777777" w:rsidR="002E6DA7" w:rsidRPr="007752EF" w:rsidRDefault="002E6DA7" w:rsidP="002E6DA7">
      <w:pPr>
        <w:rPr>
          <w:sz w:val="24"/>
          <w:szCs w:val="24"/>
        </w:rPr>
      </w:pPr>
      <w:r w:rsidRPr="007752EF">
        <w:rPr>
          <w:sz w:val="24"/>
          <w:szCs w:val="24"/>
        </w:rPr>
        <w:t xml:space="preserve">Applications like Wireshark, which sniff network traffic, are constructed using C to process data packets effectively. Even components of the TCP/IP stack, the internet communication </w:t>
      </w:r>
      <w:r w:rsidRPr="007752EF">
        <w:rPr>
          <w:sz w:val="24"/>
          <w:szCs w:val="24"/>
        </w:rPr>
        <w:lastRenderedPageBreak/>
        <w:t xml:space="preserve">backbone, have their origins in C. Its memory management and data processing capabilities ensure our networked world </w:t>
      </w:r>
      <w:proofErr w:type="gramStart"/>
      <w:r w:rsidRPr="007752EF">
        <w:rPr>
          <w:sz w:val="24"/>
          <w:szCs w:val="24"/>
        </w:rPr>
        <w:t>doesn't</w:t>
      </w:r>
      <w:proofErr w:type="gramEnd"/>
      <w:r w:rsidRPr="007752EF">
        <w:rPr>
          <w:sz w:val="24"/>
          <w:szCs w:val="24"/>
        </w:rPr>
        <w:t xml:space="preserve"> miss a beat.</w:t>
      </w:r>
    </w:p>
    <w:p w14:paraId="1A6BD0FD" w14:textId="77777777" w:rsidR="002E6DA7" w:rsidRPr="007752EF" w:rsidRDefault="002E6DA7" w:rsidP="002E6DA7">
      <w:pPr>
        <w:rPr>
          <w:b/>
          <w:bCs/>
          <w:sz w:val="24"/>
          <w:szCs w:val="24"/>
        </w:rPr>
      </w:pPr>
      <w:r w:rsidRPr="007752EF">
        <w:rPr>
          <w:b/>
          <w:bCs/>
          <w:sz w:val="24"/>
          <w:szCs w:val="24"/>
        </w:rPr>
        <w:t>Supporting Databases and Software</w:t>
      </w:r>
    </w:p>
    <w:p w14:paraId="353D35B4" w14:textId="77777777" w:rsidR="002E6DA7" w:rsidRPr="007752EF" w:rsidRDefault="002E6DA7" w:rsidP="002E6DA7">
      <w:pPr>
        <w:rPr>
          <w:sz w:val="24"/>
          <w:szCs w:val="24"/>
        </w:rPr>
      </w:pPr>
      <w:r w:rsidRPr="007752EF">
        <w:rPr>
          <w:sz w:val="24"/>
          <w:szCs w:val="24"/>
        </w:rPr>
        <w:t>Behind each web search engine or internet shopping mall lies a database, and C powers the engines that propel them. MySQL and SQLite are programs that utilize C for its fundamental functions, giving speed and reliability.</w:t>
      </w:r>
    </w:p>
    <w:p w14:paraId="08421249" w14:textId="77777777" w:rsidR="002E6DA7" w:rsidRPr="007752EF" w:rsidRDefault="002E6DA7" w:rsidP="002E6DA7">
      <w:pPr>
        <w:rPr>
          <w:sz w:val="24"/>
          <w:szCs w:val="24"/>
        </w:rPr>
      </w:pPr>
      <w:r w:rsidRPr="007752EF">
        <w:rPr>
          <w:sz w:val="24"/>
          <w:szCs w:val="24"/>
        </w:rPr>
        <w:t>Outside of databases, programs such as </w:t>
      </w:r>
      <w:ins w:id="3" w:author="Unknown">
        <w:r w:rsidRPr="007752EF">
          <w:rPr>
            <w:sz w:val="24"/>
            <w:szCs w:val="24"/>
          </w:rPr>
          <w:fldChar w:fldCharType="begin"/>
        </w:r>
        <w:r w:rsidRPr="007752EF">
          <w:rPr>
            <w:sz w:val="24"/>
            <w:szCs w:val="24"/>
          </w:rPr>
          <w:instrText>HYPERLINK "https://www.analyticsinsight.net/tech-news/pros-and-cons-of-adobes-free-photoshop-for-smartphones" \t "_blank"</w:instrText>
        </w:r>
        <w:r w:rsidRPr="007752EF">
          <w:rPr>
            <w:sz w:val="24"/>
            <w:szCs w:val="24"/>
          </w:rPr>
        </w:r>
        <w:r w:rsidRPr="007752EF">
          <w:rPr>
            <w:sz w:val="24"/>
            <w:szCs w:val="24"/>
          </w:rPr>
          <w:fldChar w:fldCharType="separate"/>
        </w:r>
        <w:r w:rsidRPr="007752EF">
          <w:rPr>
            <w:rStyle w:val="Hyperlink"/>
            <w:sz w:val="24"/>
            <w:szCs w:val="24"/>
          </w:rPr>
          <w:t>Adobe Photoshop</w:t>
        </w:r>
        <w:r w:rsidRPr="007752EF">
          <w:rPr>
            <w:sz w:val="24"/>
            <w:szCs w:val="24"/>
          </w:rPr>
          <w:fldChar w:fldCharType="end"/>
        </w:r>
      </w:ins>
      <w:r w:rsidRPr="007752EF">
        <w:rPr>
          <w:sz w:val="24"/>
          <w:szCs w:val="24"/>
        </w:rPr>
        <w:t xml:space="preserve"> and AutoCAD have relied on C for performance-critical parts. When you require software </w:t>
      </w:r>
      <w:proofErr w:type="gramStart"/>
      <w:r w:rsidRPr="007752EF">
        <w:rPr>
          <w:sz w:val="24"/>
          <w:szCs w:val="24"/>
        </w:rPr>
        <w:t>that's</w:t>
      </w:r>
      <w:proofErr w:type="gramEnd"/>
      <w:r w:rsidRPr="007752EF">
        <w:rPr>
          <w:sz w:val="24"/>
          <w:szCs w:val="24"/>
        </w:rPr>
        <w:t xml:space="preserve"> speedy and </w:t>
      </w:r>
      <w:proofErr w:type="gramStart"/>
      <w:r w:rsidRPr="007752EF">
        <w:rPr>
          <w:sz w:val="24"/>
          <w:szCs w:val="24"/>
        </w:rPr>
        <w:t>won't</w:t>
      </w:r>
      <w:proofErr w:type="gramEnd"/>
      <w:r w:rsidRPr="007752EF">
        <w:rPr>
          <w:sz w:val="24"/>
          <w:szCs w:val="24"/>
        </w:rPr>
        <w:t xml:space="preserve"> collapse under the strain, C comes to the rescue.</w:t>
      </w:r>
    </w:p>
    <w:p w14:paraId="69C43077" w14:textId="77777777" w:rsidR="002E6DA7" w:rsidRPr="007752EF" w:rsidRDefault="002E6DA7" w:rsidP="002E6DA7">
      <w:pPr>
        <w:rPr>
          <w:b/>
          <w:bCs/>
          <w:sz w:val="24"/>
          <w:szCs w:val="24"/>
        </w:rPr>
      </w:pPr>
      <w:r w:rsidRPr="007752EF">
        <w:rPr>
          <w:b/>
          <w:bCs/>
          <w:sz w:val="24"/>
          <w:szCs w:val="24"/>
        </w:rPr>
        <w:t>Why C Stays Relevant</w:t>
      </w:r>
    </w:p>
    <w:p w14:paraId="26843D0B" w14:textId="77777777" w:rsidR="002E6DA7" w:rsidRPr="007752EF" w:rsidRDefault="002E6DA7" w:rsidP="002E6DA7">
      <w:pPr>
        <w:rPr>
          <w:sz w:val="24"/>
          <w:szCs w:val="24"/>
        </w:rPr>
      </w:pPr>
      <w:r w:rsidRPr="007752EF">
        <w:rPr>
          <w:sz w:val="24"/>
          <w:szCs w:val="24"/>
        </w:rPr>
        <w:t>So why does C survive when more </w:t>
      </w:r>
      <w:ins w:id="4" w:author="Unknown">
        <w:r w:rsidRPr="007752EF">
          <w:rPr>
            <w:sz w:val="24"/>
            <w:szCs w:val="24"/>
          </w:rPr>
          <w:fldChar w:fldCharType="begin"/>
        </w:r>
        <w:r w:rsidRPr="007752EF">
          <w:rPr>
            <w:sz w:val="24"/>
            <w:szCs w:val="24"/>
          </w:rPr>
          <w:instrText>HYPERLINK "https://www.netguru.com/blog/best-programming-language-for-software-development" \t "_blank"</w:instrText>
        </w:r>
        <w:r w:rsidRPr="007752EF">
          <w:rPr>
            <w:sz w:val="24"/>
            <w:szCs w:val="24"/>
          </w:rPr>
        </w:r>
        <w:r w:rsidRPr="007752EF">
          <w:rPr>
            <w:sz w:val="24"/>
            <w:szCs w:val="24"/>
          </w:rPr>
          <w:fldChar w:fldCharType="separate"/>
        </w:r>
        <w:r w:rsidRPr="007752EF">
          <w:rPr>
            <w:rStyle w:val="Hyperlink"/>
            <w:sz w:val="24"/>
            <w:szCs w:val="24"/>
          </w:rPr>
          <w:t>modern languages</w:t>
        </w:r>
        <w:r w:rsidRPr="007752EF">
          <w:rPr>
            <w:sz w:val="24"/>
            <w:szCs w:val="24"/>
          </w:rPr>
          <w:fldChar w:fldCharType="end"/>
        </w:r>
      </w:ins>
      <w:r w:rsidRPr="007752EF">
        <w:rPr>
          <w:sz w:val="24"/>
          <w:szCs w:val="24"/>
        </w:rPr>
        <w:t> vow simpler syntax or inherent functionality?</w:t>
      </w:r>
    </w:p>
    <w:p w14:paraId="3A26937B" w14:textId="77777777" w:rsidR="002E6DA7" w:rsidRPr="007752EF" w:rsidRDefault="002E6DA7" w:rsidP="002E6DA7">
      <w:pPr>
        <w:rPr>
          <w:sz w:val="24"/>
          <w:szCs w:val="24"/>
        </w:rPr>
      </w:pPr>
      <w:proofErr w:type="gramStart"/>
      <w:r w:rsidRPr="007752EF">
        <w:rPr>
          <w:sz w:val="24"/>
          <w:szCs w:val="24"/>
        </w:rPr>
        <w:t>It's</w:t>
      </w:r>
      <w:proofErr w:type="gramEnd"/>
      <w:r w:rsidRPr="007752EF">
        <w:rPr>
          <w:sz w:val="24"/>
          <w:szCs w:val="24"/>
        </w:rPr>
        <w:t xml:space="preserve"> a matter of control and efficiency. C provides programmers memory access, a two-edged sword that is difficult to handle but yields optimum performance.</w:t>
      </w:r>
    </w:p>
    <w:p w14:paraId="74F4B045" w14:textId="77777777" w:rsidR="002E6DA7" w:rsidRPr="007752EF" w:rsidRDefault="002E6DA7" w:rsidP="002E6DA7">
      <w:pPr>
        <w:rPr>
          <w:sz w:val="24"/>
          <w:szCs w:val="24"/>
        </w:rPr>
      </w:pPr>
      <w:proofErr w:type="gramStart"/>
      <w:r w:rsidRPr="007752EF">
        <w:rPr>
          <w:sz w:val="24"/>
          <w:szCs w:val="24"/>
        </w:rPr>
        <w:t>It's</w:t>
      </w:r>
      <w:proofErr w:type="gramEnd"/>
      <w:r w:rsidRPr="007752EF">
        <w:rPr>
          <w:sz w:val="24"/>
          <w:szCs w:val="24"/>
        </w:rPr>
        <w:t xml:space="preserve"> also transportable, </w:t>
      </w:r>
      <w:proofErr w:type="gramStart"/>
      <w:r w:rsidRPr="007752EF">
        <w:rPr>
          <w:sz w:val="24"/>
          <w:szCs w:val="24"/>
        </w:rPr>
        <w:t>it's</w:t>
      </w:r>
      <w:proofErr w:type="gramEnd"/>
      <w:r w:rsidRPr="007752EF">
        <w:rPr>
          <w:sz w:val="24"/>
          <w:szCs w:val="24"/>
        </w:rPr>
        <w:t xml:space="preserve"> a program on one machine, and it will likely work on another with minimal tweaking. That flexibility, combined with its minimalist design, makes C a go-to in fields where accuracy and speed matter more than convenience.</w:t>
      </w:r>
    </w:p>
    <w:p w14:paraId="6A1B380E" w14:textId="77777777" w:rsidR="002E6DA7" w:rsidRPr="007752EF" w:rsidRDefault="002E6DA7" w:rsidP="002E6DA7">
      <w:pPr>
        <w:rPr>
          <w:b/>
          <w:bCs/>
          <w:sz w:val="24"/>
          <w:szCs w:val="24"/>
        </w:rPr>
      </w:pPr>
      <w:r w:rsidRPr="007752EF">
        <w:rPr>
          <w:b/>
          <w:bCs/>
          <w:sz w:val="24"/>
          <w:szCs w:val="24"/>
        </w:rPr>
        <w:t>Final Thoughts</w:t>
      </w:r>
    </w:p>
    <w:p w14:paraId="31426DFE" w14:textId="77777777" w:rsidR="002E6DA7" w:rsidRPr="007752EF" w:rsidRDefault="002E6DA7" w:rsidP="002E6DA7">
      <w:pPr>
        <w:rPr>
          <w:sz w:val="24"/>
          <w:szCs w:val="24"/>
        </w:rPr>
      </w:pPr>
      <w:r w:rsidRPr="007752EF">
        <w:rPr>
          <w:sz w:val="24"/>
          <w:szCs w:val="24"/>
        </w:rPr>
        <w:t>From the depths of </w:t>
      </w:r>
      <w:ins w:id="5" w:author="Unknown">
        <w:r w:rsidRPr="007752EF">
          <w:rPr>
            <w:sz w:val="24"/>
            <w:szCs w:val="24"/>
          </w:rPr>
          <w:fldChar w:fldCharType="begin"/>
        </w:r>
        <w:r w:rsidRPr="007752EF">
          <w:rPr>
            <w:sz w:val="24"/>
            <w:szCs w:val="24"/>
          </w:rPr>
          <w:instrText>HYPERLINK "https://www.indiatoday.in/technology/features/story/apple-likely-to-announce-ios-19-at-wwdc-2025-launch-date-new-features-compatibility-and-more-2689412-2025-03-05" \t "_blank"</w:instrText>
        </w:r>
        <w:r w:rsidRPr="007752EF">
          <w:rPr>
            <w:sz w:val="24"/>
            <w:szCs w:val="24"/>
          </w:rPr>
        </w:r>
        <w:r w:rsidRPr="007752EF">
          <w:rPr>
            <w:sz w:val="24"/>
            <w:szCs w:val="24"/>
          </w:rPr>
          <w:fldChar w:fldCharType="separate"/>
        </w:r>
        <w:r w:rsidRPr="007752EF">
          <w:rPr>
            <w:rStyle w:val="Hyperlink"/>
            <w:sz w:val="24"/>
            <w:szCs w:val="24"/>
          </w:rPr>
          <w:t>operating systems</w:t>
        </w:r>
        <w:r w:rsidRPr="007752EF">
          <w:rPr>
            <w:sz w:val="24"/>
            <w:szCs w:val="24"/>
          </w:rPr>
          <w:fldChar w:fldCharType="end"/>
        </w:r>
      </w:ins>
      <w:r w:rsidRPr="007752EF">
        <w:rPr>
          <w:sz w:val="24"/>
          <w:szCs w:val="24"/>
        </w:rPr>
        <w:t> to your smartwatch's circuits, C's fingerprints can be found. Its applications in the real world demonstrate a language that is at once a relic and a behemoth, affirming that great design is timeless.</w:t>
      </w:r>
    </w:p>
    <w:p w14:paraId="5C827B3E" w14:textId="77777777" w:rsidR="002E6DA7" w:rsidRPr="007752EF" w:rsidRDefault="002E6DA7" w:rsidP="002E6DA7">
      <w:pPr>
        <w:rPr>
          <w:sz w:val="24"/>
          <w:szCs w:val="24"/>
        </w:rPr>
      </w:pPr>
      <w:r w:rsidRPr="007752EF">
        <w:rPr>
          <w:sz w:val="24"/>
          <w:szCs w:val="24"/>
        </w:rPr>
        <w:t>Whether coder or curious onlooker, C's tale is a testament to how a humble tool can change the world, one line of code at a time.</w:t>
      </w:r>
    </w:p>
    <w:p w14:paraId="77246D19" w14:textId="20A8A793" w:rsidR="00BD73FC" w:rsidRPr="007752EF" w:rsidRDefault="00BD73FC" w:rsidP="00BD73FC">
      <w:pPr>
        <w:pStyle w:val="ListParagraph"/>
        <w:numPr>
          <w:ilvl w:val="0"/>
          <w:numId w:val="1"/>
        </w:numPr>
        <w:rPr>
          <w:b/>
          <w:bCs/>
          <w:sz w:val="24"/>
          <w:szCs w:val="24"/>
        </w:rPr>
      </w:pPr>
      <w:r w:rsidRPr="007752EF">
        <w:rPr>
          <w:b/>
          <w:bCs/>
          <w:sz w:val="24"/>
          <w:szCs w:val="24"/>
        </w:rPr>
        <w:t xml:space="preserve">Setting Up </w:t>
      </w:r>
      <w:proofErr w:type="gramStart"/>
      <w:r w:rsidRPr="007752EF">
        <w:rPr>
          <w:b/>
          <w:bCs/>
          <w:sz w:val="24"/>
          <w:szCs w:val="24"/>
        </w:rPr>
        <w:t>Environment :</w:t>
      </w:r>
      <w:proofErr w:type="gramEnd"/>
      <w:r w:rsidRPr="007752EF">
        <w:rPr>
          <w:b/>
          <w:bCs/>
          <w:sz w:val="24"/>
          <w:szCs w:val="24"/>
        </w:rPr>
        <w:t>:</w:t>
      </w:r>
    </w:p>
    <w:p w14:paraId="7F06B203" w14:textId="4D3A3EBD" w:rsidR="002E6DA7" w:rsidRPr="007752EF" w:rsidRDefault="00BD73FC" w:rsidP="00CA1B5F">
      <w:pPr>
        <w:pStyle w:val="ListParagraph"/>
        <w:ind w:firstLine="720"/>
        <w:rPr>
          <w:b/>
          <w:bCs/>
          <w:sz w:val="24"/>
          <w:szCs w:val="24"/>
        </w:rPr>
      </w:pPr>
      <w:r w:rsidRPr="007752EF">
        <w:rPr>
          <w:b/>
          <w:bCs/>
          <w:sz w:val="24"/>
          <w:szCs w:val="24"/>
        </w:rPr>
        <w:t xml:space="preserve">Describe the steps to install a C compiler (e.g., GCC) and set up an Integrated Development Environment (IDE) like </w:t>
      </w:r>
      <w:proofErr w:type="spellStart"/>
      <w:r w:rsidRPr="007752EF">
        <w:rPr>
          <w:b/>
          <w:bCs/>
          <w:sz w:val="24"/>
          <w:szCs w:val="24"/>
        </w:rPr>
        <w:t>DevC</w:t>
      </w:r>
      <w:proofErr w:type="spellEnd"/>
      <w:r w:rsidRPr="007752EF">
        <w:rPr>
          <w:b/>
          <w:bCs/>
          <w:sz w:val="24"/>
          <w:szCs w:val="24"/>
        </w:rPr>
        <w:t xml:space="preserve">++, VS Code, or </w:t>
      </w:r>
      <w:proofErr w:type="spellStart"/>
      <w:r w:rsidRPr="007752EF">
        <w:rPr>
          <w:b/>
          <w:bCs/>
          <w:sz w:val="24"/>
          <w:szCs w:val="24"/>
        </w:rPr>
        <w:t>CodeBlocks</w:t>
      </w:r>
      <w:proofErr w:type="spellEnd"/>
      <w:r w:rsidRPr="007752EF">
        <w:rPr>
          <w:b/>
          <w:bCs/>
          <w:sz w:val="24"/>
          <w:szCs w:val="24"/>
        </w:rPr>
        <w:t>.</w:t>
      </w:r>
    </w:p>
    <w:p w14:paraId="1310F7E6" w14:textId="77777777" w:rsidR="00BD73FC" w:rsidRPr="007752EF" w:rsidRDefault="00BD73FC" w:rsidP="00BD73FC">
      <w:pPr>
        <w:pStyle w:val="ListParagraph"/>
        <w:rPr>
          <w:sz w:val="24"/>
          <w:szCs w:val="24"/>
        </w:rPr>
      </w:pPr>
    </w:p>
    <w:p w14:paraId="130A1195" w14:textId="4C376B5B" w:rsidR="00BD73FC" w:rsidRPr="007752EF" w:rsidRDefault="00BD73FC" w:rsidP="00BD73FC">
      <w:pPr>
        <w:pStyle w:val="ListParagraph"/>
        <w:rPr>
          <w:sz w:val="24"/>
          <w:szCs w:val="24"/>
        </w:rPr>
      </w:pPr>
      <w:r w:rsidRPr="007752EF">
        <w:rPr>
          <w:b/>
          <w:bCs/>
          <w:sz w:val="24"/>
          <w:szCs w:val="24"/>
        </w:rPr>
        <w:t>Install a C Compiler:</w:t>
      </w:r>
    </w:p>
    <w:p w14:paraId="04514026" w14:textId="77777777" w:rsidR="00BD73FC" w:rsidRPr="007752EF" w:rsidRDefault="00BD73FC" w:rsidP="00BD73FC">
      <w:pPr>
        <w:pStyle w:val="ListParagraph"/>
        <w:numPr>
          <w:ilvl w:val="0"/>
          <w:numId w:val="2"/>
        </w:numPr>
        <w:rPr>
          <w:sz w:val="24"/>
          <w:szCs w:val="24"/>
        </w:rPr>
      </w:pPr>
      <w:r w:rsidRPr="007752EF">
        <w:rPr>
          <w:sz w:val="24"/>
          <w:szCs w:val="24"/>
        </w:rPr>
        <w:t>The most popular C compiler for Windows is MinGW. Download the MinGW installer and follow the installation instructions.</w:t>
      </w:r>
    </w:p>
    <w:p w14:paraId="3C169C11" w14:textId="77777777" w:rsidR="00BD73FC" w:rsidRPr="007752EF" w:rsidRDefault="00BD73FC" w:rsidP="00BD73FC">
      <w:pPr>
        <w:pStyle w:val="ListParagraph"/>
        <w:numPr>
          <w:ilvl w:val="0"/>
          <w:numId w:val="2"/>
        </w:numPr>
        <w:rPr>
          <w:sz w:val="24"/>
          <w:szCs w:val="24"/>
        </w:rPr>
      </w:pPr>
      <w:r w:rsidRPr="007752EF">
        <w:rPr>
          <w:sz w:val="24"/>
          <w:szCs w:val="24"/>
        </w:rPr>
        <w:t>During installation, make sure to select the option to install the “C Compiler.”</w:t>
      </w:r>
    </w:p>
    <w:p w14:paraId="4A6DFCBC" w14:textId="77777777" w:rsidR="00BD73FC" w:rsidRPr="007752EF" w:rsidRDefault="00BD73FC" w:rsidP="00BD73FC">
      <w:pPr>
        <w:pStyle w:val="ListParagraph"/>
        <w:rPr>
          <w:sz w:val="24"/>
          <w:szCs w:val="24"/>
        </w:rPr>
      </w:pPr>
      <w:r w:rsidRPr="007752EF">
        <w:rPr>
          <w:b/>
          <w:bCs/>
          <w:sz w:val="24"/>
          <w:szCs w:val="24"/>
        </w:rPr>
        <w:t>Install a Text Editor or IDE:</w:t>
      </w:r>
    </w:p>
    <w:p w14:paraId="788599DA" w14:textId="77777777" w:rsidR="00BD73FC" w:rsidRPr="007752EF" w:rsidRDefault="00BD73FC" w:rsidP="00BD73FC">
      <w:pPr>
        <w:pStyle w:val="ListParagraph"/>
        <w:numPr>
          <w:ilvl w:val="0"/>
          <w:numId w:val="3"/>
        </w:numPr>
        <w:rPr>
          <w:sz w:val="24"/>
          <w:szCs w:val="24"/>
        </w:rPr>
      </w:pPr>
      <w:r w:rsidRPr="007752EF">
        <w:rPr>
          <w:sz w:val="24"/>
          <w:szCs w:val="24"/>
        </w:rPr>
        <w:t xml:space="preserve">You can use any text editor like Notepad, Visual Studio Code, or an IDE like </w:t>
      </w:r>
      <w:proofErr w:type="gramStart"/>
      <w:r w:rsidRPr="007752EF">
        <w:rPr>
          <w:sz w:val="24"/>
          <w:szCs w:val="24"/>
        </w:rPr>
        <w:t>Code::</w:t>
      </w:r>
      <w:proofErr w:type="gramEnd"/>
      <w:r w:rsidRPr="007752EF">
        <w:rPr>
          <w:sz w:val="24"/>
          <w:szCs w:val="24"/>
        </w:rPr>
        <w:t>Blocks or Dev-C++ for a more feature-rich experience.</w:t>
      </w:r>
    </w:p>
    <w:p w14:paraId="386C2D11" w14:textId="77777777" w:rsidR="00BD73FC" w:rsidRPr="007752EF" w:rsidRDefault="00BD73FC" w:rsidP="00BD73FC">
      <w:pPr>
        <w:pStyle w:val="ListParagraph"/>
        <w:numPr>
          <w:ilvl w:val="0"/>
          <w:numId w:val="4"/>
        </w:numPr>
        <w:rPr>
          <w:sz w:val="24"/>
          <w:szCs w:val="24"/>
        </w:rPr>
      </w:pPr>
      <w:r w:rsidRPr="007752EF">
        <w:rPr>
          <w:sz w:val="24"/>
          <w:szCs w:val="24"/>
        </w:rPr>
        <w:t>Write your C code using the text editor or IDE.</w:t>
      </w:r>
    </w:p>
    <w:p w14:paraId="2909BC2B" w14:textId="77777777" w:rsidR="00BD73FC" w:rsidRPr="007752EF" w:rsidRDefault="00BD73FC" w:rsidP="00BD73FC">
      <w:pPr>
        <w:pStyle w:val="ListParagraph"/>
        <w:numPr>
          <w:ilvl w:val="0"/>
          <w:numId w:val="4"/>
        </w:numPr>
        <w:rPr>
          <w:sz w:val="24"/>
          <w:szCs w:val="24"/>
        </w:rPr>
      </w:pPr>
      <w:r w:rsidRPr="007752EF">
        <w:rPr>
          <w:sz w:val="24"/>
          <w:szCs w:val="24"/>
        </w:rPr>
        <w:t>Open a command prompt, navigate to your code’s directory, and compile it using the </w:t>
      </w:r>
      <w:proofErr w:type="spellStart"/>
      <w:r w:rsidRPr="007752EF">
        <w:rPr>
          <w:sz w:val="24"/>
          <w:szCs w:val="24"/>
        </w:rPr>
        <w:t>gcc</w:t>
      </w:r>
      <w:proofErr w:type="spellEnd"/>
      <w:r w:rsidRPr="007752EF">
        <w:rPr>
          <w:sz w:val="24"/>
          <w:szCs w:val="24"/>
        </w:rPr>
        <w:t> command. For example:</w:t>
      </w:r>
      <w:r w:rsidRPr="007752EF">
        <w:rPr>
          <w:sz w:val="24"/>
          <w:szCs w:val="24"/>
        </w:rPr>
        <w:br/>
      </w:r>
      <w:proofErr w:type="spellStart"/>
      <w:r w:rsidRPr="007752EF">
        <w:rPr>
          <w:sz w:val="24"/>
          <w:szCs w:val="24"/>
        </w:rPr>
        <w:t>gcc</w:t>
      </w:r>
      <w:proofErr w:type="spellEnd"/>
      <w:r w:rsidRPr="007752EF">
        <w:rPr>
          <w:sz w:val="24"/>
          <w:szCs w:val="24"/>
        </w:rPr>
        <w:t xml:space="preserve"> </w:t>
      </w:r>
      <w:proofErr w:type="spellStart"/>
      <w:r w:rsidRPr="007752EF">
        <w:rPr>
          <w:sz w:val="24"/>
          <w:szCs w:val="24"/>
        </w:rPr>
        <w:t>your_program.c</w:t>
      </w:r>
      <w:proofErr w:type="spellEnd"/>
      <w:r w:rsidRPr="007752EF">
        <w:rPr>
          <w:sz w:val="24"/>
          <w:szCs w:val="24"/>
        </w:rPr>
        <w:t xml:space="preserve"> -o </w:t>
      </w:r>
      <w:proofErr w:type="spellStart"/>
      <w:r w:rsidRPr="007752EF">
        <w:rPr>
          <w:sz w:val="24"/>
          <w:szCs w:val="24"/>
        </w:rPr>
        <w:t>your_program</w:t>
      </w:r>
      <w:proofErr w:type="spellEnd"/>
    </w:p>
    <w:p w14:paraId="75849309" w14:textId="77777777" w:rsidR="00BD73FC" w:rsidRPr="007752EF" w:rsidRDefault="00BD73FC" w:rsidP="00BD73FC">
      <w:pPr>
        <w:pStyle w:val="ListParagraph"/>
        <w:rPr>
          <w:sz w:val="24"/>
          <w:szCs w:val="24"/>
        </w:rPr>
      </w:pPr>
      <w:r w:rsidRPr="007752EF">
        <w:rPr>
          <w:b/>
          <w:bCs/>
          <w:sz w:val="24"/>
          <w:szCs w:val="24"/>
        </w:rPr>
        <w:lastRenderedPageBreak/>
        <w:t>Run Your C Program:</w:t>
      </w:r>
    </w:p>
    <w:p w14:paraId="7A09C32B" w14:textId="77777777" w:rsidR="00BD73FC" w:rsidRPr="007752EF" w:rsidRDefault="00BD73FC" w:rsidP="00BD73FC">
      <w:pPr>
        <w:pStyle w:val="ListParagraph"/>
        <w:numPr>
          <w:ilvl w:val="0"/>
          <w:numId w:val="5"/>
        </w:numPr>
        <w:rPr>
          <w:sz w:val="24"/>
          <w:szCs w:val="24"/>
        </w:rPr>
      </w:pPr>
      <w:r w:rsidRPr="007752EF">
        <w:rPr>
          <w:sz w:val="24"/>
          <w:szCs w:val="24"/>
        </w:rPr>
        <w:t>After successful compilation, you can run your C program from the command prompt:</w:t>
      </w:r>
      <w:r w:rsidRPr="007752EF">
        <w:rPr>
          <w:sz w:val="24"/>
          <w:szCs w:val="24"/>
        </w:rPr>
        <w:br/>
      </w:r>
      <w:proofErr w:type="spellStart"/>
      <w:r w:rsidRPr="007752EF">
        <w:rPr>
          <w:sz w:val="24"/>
          <w:szCs w:val="24"/>
        </w:rPr>
        <w:t>your_program</w:t>
      </w:r>
      <w:proofErr w:type="spellEnd"/>
    </w:p>
    <w:p w14:paraId="1499CC83" w14:textId="77777777" w:rsidR="00BE089E" w:rsidRPr="007752EF" w:rsidRDefault="00BE089E" w:rsidP="00BE089E">
      <w:pPr>
        <w:pStyle w:val="ListParagraph"/>
        <w:rPr>
          <w:sz w:val="24"/>
          <w:szCs w:val="24"/>
        </w:rPr>
      </w:pPr>
    </w:p>
    <w:p w14:paraId="26584B70" w14:textId="77777777" w:rsidR="00BE089E" w:rsidRPr="007752EF" w:rsidRDefault="00BE089E" w:rsidP="00BE089E">
      <w:pPr>
        <w:pStyle w:val="ListParagraph"/>
        <w:rPr>
          <w:sz w:val="24"/>
          <w:szCs w:val="24"/>
        </w:rPr>
      </w:pPr>
    </w:p>
    <w:p w14:paraId="18ABDA8B" w14:textId="77777777" w:rsidR="00A36674" w:rsidRPr="007752EF" w:rsidRDefault="00A36674" w:rsidP="00BE089E">
      <w:pPr>
        <w:pStyle w:val="ListParagraph"/>
        <w:rPr>
          <w:sz w:val="24"/>
          <w:szCs w:val="24"/>
        </w:rPr>
      </w:pPr>
    </w:p>
    <w:p w14:paraId="57AAB51A" w14:textId="0A61212A" w:rsidR="00A36674" w:rsidRPr="007752EF" w:rsidRDefault="004E291B" w:rsidP="00BE089E">
      <w:pPr>
        <w:pStyle w:val="ListParagraph"/>
        <w:rPr>
          <w:b/>
          <w:bCs/>
          <w:sz w:val="24"/>
          <w:szCs w:val="24"/>
        </w:rPr>
      </w:pPr>
      <w:r w:rsidRPr="007752EF">
        <w:rPr>
          <w:b/>
          <w:bCs/>
          <w:sz w:val="24"/>
          <w:szCs w:val="24"/>
        </w:rPr>
        <w:t>3.</w:t>
      </w:r>
      <w:r w:rsidR="00A36674" w:rsidRPr="007752EF">
        <w:rPr>
          <w:b/>
          <w:bCs/>
          <w:sz w:val="24"/>
          <w:szCs w:val="24"/>
        </w:rPr>
        <w:t xml:space="preserve">Basic Structure of a C Program </w:t>
      </w:r>
    </w:p>
    <w:p w14:paraId="5486DFEC" w14:textId="4AF27DA9" w:rsidR="00A36674" w:rsidRPr="007752EF" w:rsidRDefault="00A36674" w:rsidP="004E291B">
      <w:pPr>
        <w:pStyle w:val="ListParagraph"/>
        <w:ind w:firstLine="720"/>
        <w:rPr>
          <w:b/>
          <w:bCs/>
          <w:sz w:val="24"/>
          <w:szCs w:val="24"/>
        </w:rPr>
      </w:pPr>
      <w:r w:rsidRPr="007752EF">
        <w:rPr>
          <w:b/>
          <w:bCs/>
          <w:sz w:val="24"/>
          <w:szCs w:val="24"/>
        </w:rPr>
        <w:t>Explain the basic structure of a C program, including headers, main function, comments, data types, and variables. Provide examples.</w:t>
      </w:r>
    </w:p>
    <w:p w14:paraId="2512D060" w14:textId="77777777" w:rsidR="00A36674" w:rsidRPr="007752EF" w:rsidRDefault="00A36674" w:rsidP="00BE089E">
      <w:pPr>
        <w:pStyle w:val="ListParagraph"/>
        <w:rPr>
          <w:sz w:val="24"/>
          <w:szCs w:val="24"/>
        </w:rPr>
      </w:pPr>
    </w:p>
    <w:p w14:paraId="2A454874" w14:textId="73EFF446" w:rsidR="00A36674" w:rsidRPr="007752EF" w:rsidRDefault="00A36674" w:rsidP="00BE089E">
      <w:pPr>
        <w:pStyle w:val="ListParagraph"/>
        <w:rPr>
          <w:sz w:val="24"/>
          <w:szCs w:val="24"/>
        </w:rPr>
      </w:pPr>
      <w:r w:rsidRPr="007752EF">
        <w:rPr>
          <w:sz w:val="24"/>
          <w:szCs w:val="24"/>
        </w:rPr>
        <w:t>The basic structure of a C program is divided into 6 parts which makes it easy to read, modify, document, and understand in a particular format. </w:t>
      </w:r>
    </w:p>
    <w:p w14:paraId="7D387729" w14:textId="77777777" w:rsidR="00A36674" w:rsidRPr="007752EF" w:rsidRDefault="00A36674" w:rsidP="00A36674">
      <w:pPr>
        <w:pStyle w:val="ListParagraph"/>
        <w:rPr>
          <w:sz w:val="24"/>
          <w:szCs w:val="24"/>
        </w:rPr>
      </w:pPr>
      <w:r w:rsidRPr="007752EF">
        <w:rPr>
          <w:sz w:val="24"/>
          <w:szCs w:val="24"/>
        </w:rPr>
        <w:t>There are 6 basic sections responsible for the proper execution of a program. Sections are mentioned below:</w:t>
      </w:r>
    </w:p>
    <w:p w14:paraId="7A4055E7" w14:textId="77777777" w:rsidR="00A36674" w:rsidRPr="007752EF" w:rsidRDefault="00A36674" w:rsidP="00A36674">
      <w:pPr>
        <w:pStyle w:val="ListParagraph"/>
        <w:numPr>
          <w:ilvl w:val="0"/>
          <w:numId w:val="6"/>
        </w:numPr>
        <w:rPr>
          <w:sz w:val="24"/>
          <w:szCs w:val="24"/>
        </w:rPr>
      </w:pPr>
      <w:r w:rsidRPr="007752EF">
        <w:rPr>
          <w:sz w:val="24"/>
          <w:szCs w:val="24"/>
        </w:rPr>
        <w:t>Documentation</w:t>
      </w:r>
    </w:p>
    <w:p w14:paraId="112C826C" w14:textId="77777777" w:rsidR="00A36674" w:rsidRPr="007752EF" w:rsidRDefault="00A36674" w:rsidP="00A36674">
      <w:pPr>
        <w:pStyle w:val="ListParagraph"/>
        <w:numPr>
          <w:ilvl w:val="0"/>
          <w:numId w:val="7"/>
        </w:numPr>
        <w:rPr>
          <w:sz w:val="24"/>
          <w:szCs w:val="24"/>
        </w:rPr>
      </w:pPr>
      <w:r w:rsidRPr="007752EF">
        <w:rPr>
          <w:sz w:val="24"/>
          <w:szCs w:val="24"/>
        </w:rPr>
        <w:t>Preprocessor Section</w:t>
      </w:r>
    </w:p>
    <w:p w14:paraId="73941451" w14:textId="77777777" w:rsidR="00A36674" w:rsidRPr="007752EF" w:rsidRDefault="00A36674" w:rsidP="00A36674">
      <w:pPr>
        <w:pStyle w:val="ListParagraph"/>
        <w:numPr>
          <w:ilvl w:val="0"/>
          <w:numId w:val="8"/>
        </w:numPr>
        <w:rPr>
          <w:sz w:val="24"/>
          <w:szCs w:val="24"/>
        </w:rPr>
      </w:pPr>
      <w:r w:rsidRPr="007752EF">
        <w:rPr>
          <w:sz w:val="24"/>
          <w:szCs w:val="24"/>
        </w:rPr>
        <w:t>Definition</w:t>
      </w:r>
    </w:p>
    <w:p w14:paraId="12DC5247" w14:textId="77777777" w:rsidR="00A36674" w:rsidRPr="007752EF" w:rsidRDefault="00A36674" w:rsidP="00A36674">
      <w:pPr>
        <w:pStyle w:val="ListParagraph"/>
        <w:numPr>
          <w:ilvl w:val="0"/>
          <w:numId w:val="9"/>
        </w:numPr>
        <w:rPr>
          <w:sz w:val="24"/>
          <w:szCs w:val="24"/>
        </w:rPr>
      </w:pPr>
      <w:r w:rsidRPr="007752EF">
        <w:rPr>
          <w:sz w:val="24"/>
          <w:szCs w:val="24"/>
        </w:rPr>
        <w:t>Global Declaration</w:t>
      </w:r>
    </w:p>
    <w:p w14:paraId="294D222B" w14:textId="77777777" w:rsidR="00A36674" w:rsidRPr="007752EF" w:rsidRDefault="00A36674" w:rsidP="00A36674">
      <w:pPr>
        <w:pStyle w:val="ListParagraph"/>
        <w:numPr>
          <w:ilvl w:val="0"/>
          <w:numId w:val="10"/>
        </w:numPr>
        <w:rPr>
          <w:sz w:val="24"/>
          <w:szCs w:val="24"/>
        </w:rPr>
      </w:pPr>
      <w:proofErr w:type="gramStart"/>
      <w:r w:rsidRPr="007752EF">
        <w:rPr>
          <w:sz w:val="24"/>
          <w:szCs w:val="24"/>
        </w:rPr>
        <w:t>Main(</w:t>
      </w:r>
      <w:proofErr w:type="gramEnd"/>
      <w:r w:rsidRPr="007752EF">
        <w:rPr>
          <w:sz w:val="24"/>
          <w:szCs w:val="24"/>
        </w:rPr>
        <w:t>) Function</w:t>
      </w:r>
    </w:p>
    <w:p w14:paraId="0F24A431" w14:textId="77777777" w:rsidR="00A36674" w:rsidRPr="007752EF" w:rsidRDefault="00A36674" w:rsidP="00A36674">
      <w:pPr>
        <w:pStyle w:val="ListParagraph"/>
        <w:numPr>
          <w:ilvl w:val="0"/>
          <w:numId w:val="11"/>
        </w:numPr>
        <w:rPr>
          <w:sz w:val="24"/>
          <w:szCs w:val="24"/>
        </w:rPr>
      </w:pPr>
      <w:r w:rsidRPr="007752EF">
        <w:rPr>
          <w:sz w:val="24"/>
          <w:szCs w:val="24"/>
        </w:rPr>
        <w:t>Sub Programs</w:t>
      </w:r>
    </w:p>
    <w:p w14:paraId="09B13CCB" w14:textId="77777777" w:rsidR="00A36674" w:rsidRPr="007752EF" w:rsidRDefault="00A36674" w:rsidP="00BE089E">
      <w:pPr>
        <w:pStyle w:val="ListParagraph"/>
        <w:rPr>
          <w:sz w:val="24"/>
          <w:szCs w:val="24"/>
        </w:rPr>
      </w:pPr>
    </w:p>
    <w:p w14:paraId="03851453" w14:textId="77777777" w:rsidR="00A36674" w:rsidRPr="007752EF" w:rsidRDefault="00A36674" w:rsidP="00A36674">
      <w:pPr>
        <w:pStyle w:val="ListParagraph"/>
        <w:rPr>
          <w:b/>
          <w:bCs/>
          <w:sz w:val="24"/>
          <w:szCs w:val="24"/>
        </w:rPr>
      </w:pPr>
      <w:r w:rsidRPr="007752EF">
        <w:rPr>
          <w:b/>
          <w:bCs/>
          <w:sz w:val="24"/>
          <w:szCs w:val="24"/>
        </w:rPr>
        <w:t>1. Documentation</w:t>
      </w:r>
    </w:p>
    <w:p w14:paraId="23696349" w14:textId="77777777" w:rsidR="00A36674" w:rsidRPr="007752EF" w:rsidRDefault="00A36674" w:rsidP="00A36674">
      <w:pPr>
        <w:pStyle w:val="ListParagraph"/>
        <w:rPr>
          <w:sz w:val="24"/>
          <w:szCs w:val="24"/>
        </w:rPr>
      </w:pPr>
      <w:r w:rsidRPr="007752EF">
        <w:rPr>
          <w:sz w:val="24"/>
          <w:szCs w:val="24"/>
        </w:rPr>
        <w:t>This section consists of the description of the program, the name of the program, and the creation date and time of the program. It is specified at the start of the program in the form of comments. Documentation can be represented as:</w:t>
      </w:r>
    </w:p>
    <w:p w14:paraId="1D12A4AA" w14:textId="77777777" w:rsidR="00A36674" w:rsidRPr="007752EF" w:rsidRDefault="00A36674" w:rsidP="00A36674">
      <w:pPr>
        <w:pStyle w:val="ListParagraph"/>
        <w:rPr>
          <w:sz w:val="24"/>
          <w:szCs w:val="24"/>
        </w:rPr>
      </w:pPr>
      <w:r w:rsidRPr="007752EF">
        <w:rPr>
          <w:sz w:val="24"/>
          <w:szCs w:val="24"/>
        </w:rPr>
        <w:t>// description, name of the program, programmer name, date, time etc.</w:t>
      </w:r>
    </w:p>
    <w:p w14:paraId="6F43C99F" w14:textId="77777777" w:rsidR="00A36674" w:rsidRPr="007752EF" w:rsidRDefault="00A36674" w:rsidP="00A36674">
      <w:pPr>
        <w:pStyle w:val="ListParagraph"/>
        <w:rPr>
          <w:sz w:val="24"/>
          <w:szCs w:val="24"/>
        </w:rPr>
      </w:pPr>
      <w:r w:rsidRPr="007752EF">
        <w:rPr>
          <w:b/>
          <w:bCs/>
          <w:sz w:val="24"/>
          <w:szCs w:val="24"/>
        </w:rPr>
        <w:t>or</w:t>
      </w:r>
    </w:p>
    <w:p w14:paraId="169ADDFD" w14:textId="77777777" w:rsidR="00A36674" w:rsidRPr="007752EF" w:rsidRDefault="00A36674" w:rsidP="00A36674">
      <w:pPr>
        <w:pStyle w:val="ListParagraph"/>
        <w:rPr>
          <w:sz w:val="24"/>
          <w:szCs w:val="24"/>
        </w:rPr>
      </w:pPr>
      <w:r w:rsidRPr="007752EF">
        <w:rPr>
          <w:sz w:val="24"/>
          <w:szCs w:val="24"/>
        </w:rPr>
        <w:t>/*</w:t>
      </w:r>
      <w:r w:rsidRPr="007752EF">
        <w:rPr>
          <w:sz w:val="24"/>
          <w:szCs w:val="24"/>
        </w:rPr>
        <w:br/>
        <w:t xml:space="preserve">    description, name of the program, programmer name, date, time etc.</w:t>
      </w:r>
      <w:r w:rsidRPr="007752EF">
        <w:rPr>
          <w:sz w:val="24"/>
          <w:szCs w:val="24"/>
        </w:rPr>
        <w:br/>
        <w:t>*/</w:t>
      </w:r>
    </w:p>
    <w:p w14:paraId="4E42E4E3" w14:textId="77777777" w:rsidR="00A36674" w:rsidRPr="007752EF" w:rsidRDefault="00A36674" w:rsidP="00A36674">
      <w:pPr>
        <w:pStyle w:val="ListParagraph"/>
        <w:rPr>
          <w:sz w:val="24"/>
          <w:szCs w:val="24"/>
        </w:rPr>
      </w:pPr>
      <w:r w:rsidRPr="007752EF">
        <w:rPr>
          <w:sz w:val="24"/>
          <w:szCs w:val="24"/>
        </w:rPr>
        <w:t>Anything written as comments will be treated as documentation of the program and this will not interfere with the given code. Basically, it gives an overview to the reader of the program.</w:t>
      </w:r>
    </w:p>
    <w:p w14:paraId="7753B838" w14:textId="77777777" w:rsidR="00A36674" w:rsidRPr="007752EF" w:rsidRDefault="00A36674" w:rsidP="00A36674">
      <w:pPr>
        <w:pStyle w:val="ListParagraph"/>
        <w:rPr>
          <w:b/>
          <w:bCs/>
          <w:sz w:val="24"/>
          <w:szCs w:val="24"/>
        </w:rPr>
      </w:pPr>
      <w:r w:rsidRPr="007752EF">
        <w:rPr>
          <w:b/>
          <w:bCs/>
          <w:sz w:val="24"/>
          <w:szCs w:val="24"/>
        </w:rPr>
        <w:t>2. Preprocessor Section</w:t>
      </w:r>
    </w:p>
    <w:p w14:paraId="61CF41CA" w14:textId="77777777" w:rsidR="00A36674" w:rsidRPr="007752EF" w:rsidRDefault="00A36674" w:rsidP="00A36674">
      <w:pPr>
        <w:pStyle w:val="ListParagraph"/>
        <w:rPr>
          <w:sz w:val="24"/>
          <w:szCs w:val="24"/>
        </w:rPr>
      </w:pPr>
      <w:r w:rsidRPr="007752EF">
        <w:rPr>
          <w:sz w:val="24"/>
          <w:szCs w:val="24"/>
        </w:rPr>
        <w:t>All the header files of the program will be declared in the </w:t>
      </w:r>
      <w:hyperlink r:id="rId6" w:history="1">
        <w:r w:rsidRPr="007752EF">
          <w:rPr>
            <w:rStyle w:val="Hyperlink"/>
            <w:sz w:val="24"/>
            <w:szCs w:val="24"/>
          </w:rPr>
          <w:t>preprocessor</w:t>
        </w:r>
      </w:hyperlink>
      <w:r w:rsidRPr="007752EF">
        <w:rPr>
          <w:sz w:val="24"/>
          <w:szCs w:val="24"/>
        </w:rPr>
        <w:t> section of the program. Header files help us to access other's improved code into our code. A copy of these multiple files is inserted into our program before the process of compilation. </w:t>
      </w:r>
    </w:p>
    <w:p w14:paraId="671BCF8D" w14:textId="77777777" w:rsidR="00A36674" w:rsidRPr="007752EF" w:rsidRDefault="00A36674" w:rsidP="00A36674">
      <w:pPr>
        <w:pStyle w:val="ListParagraph"/>
        <w:rPr>
          <w:sz w:val="24"/>
          <w:szCs w:val="24"/>
        </w:rPr>
      </w:pPr>
      <w:r w:rsidRPr="007752EF">
        <w:rPr>
          <w:b/>
          <w:bCs/>
          <w:sz w:val="24"/>
          <w:szCs w:val="24"/>
        </w:rPr>
        <w:t>Example:</w:t>
      </w:r>
    </w:p>
    <w:p w14:paraId="30F64704" w14:textId="77777777" w:rsidR="00A36674" w:rsidRPr="007752EF" w:rsidRDefault="00A36674" w:rsidP="00A36674">
      <w:pPr>
        <w:pStyle w:val="ListParagraph"/>
        <w:rPr>
          <w:sz w:val="24"/>
          <w:szCs w:val="24"/>
        </w:rPr>
      </w:pPr>
      <w:r w:rsidRPr="007752EF">
        <w:rPr>
          <w:sz w:val="24"/>
          <w:szCs w:val="24"/>
        </w:rPr>
        <w:t>#include&lt;stdio.h&gt;</w:t>
      </w:r>
      <w:r w:rsidRPr="007752EF">
        <w:rPr>
          <w:sz w:val="24"/>
          <w:szCs w:val="24"/>
        </w:rPr>
        <w:br/>
        <w:t>#include&lt;math.h&gt;</w:t>
      </w:r>
    </w:p>
    <w:p w14:paraId="730F226B" w14:textId="77777777" w:rsidR="00A36674" w:rsidRPr="007752EF" w:rsidRDefault="00A36674" w:rsidP="00A36674">
      <w:pPr>
        <w:pStyle w:val="ListParagraph"/>
        <w:rPr>
          <w:b/>
          <w:bCs/>
          <w:sz w:val="24"/>
          <w:szCs w:val="24"/>
        </w:rPr>
      </w:pPr>
      <w:r w:rsidRPr="007752EF">
        <w:rPr>
          <w:b/>
          <w:bCs/>
          <w:sz w:val="24"/>
          <w:szCs w:val="24"/>
        </w:rPr>
        <w:t>3. Definition</w:t>
      </w:r>
    </w:p>
    <w:p w14:paraId="26A84507" w14:textId="77777777" w:rsidR="00A36674" w:rsidRPr="007752EF" w:rsidRDefault="00A36674" w:rsidP="00A36674">
      <w:pPr>
        <w:pStyle w:val="ListParagraph"/>
        <w:rPr>
          <w:sz w:val="24"/>
          <w:szCs w:val="24"/>
        </w:rPr>
      </w:pPr>
      <w:r w:rsidRPr="007752EF">
        <w:rPr>
          <w:sz w:val="24"/>
          <w:szCs w:val="24"/>
        </w:rPr>
        <w:lastRenderedPageBreak/>
        <w:t>Preprocessors are the programs that process our source code before the process of compilation. There are multiple steps which are involved in the writing and execution of the program. Preprocessor directives start with the '#' symbol. The #define preprocessor is used to create a constant throughout the program. Whenever this name is encountered by the compiler, it is replaced by the actual piece of defined code.</w:t>
      </w:r>
    </w:p>
    <w:p w14:paraId="206CF596" w14:textId="77777777" w:rsidR="00A36674" w:rsidRPr="007752EF" w:rsidRDefault="00A36674" w:rsidP="00A36674">
      <w:pPr>
        <w:pStyle w:val="ListParagraph"/>
        <w:rPr>
          <w:sz w:val="24"/>
          <w:szCs w:val="24"/>
        </w:rPr>
      </w:pPr>
      <w:r w:rsidRPr="007752EF">
        <w:rPr>
          <w:b/>
          <w:bCs/>
          <w:sz w:val="24"/>
          <w:szCs w:val="24"/>
        </w:rPr>
        <w:t>Example:</w:t>
      </w:r>
    </w:p>
    <w:p w14:paraId="0F163F61" w14:textId="77777777" w:rsidR="00A36674" w:rsidRPr="007752EF" w:rsidRDefault="00A36674" w:rsidP="00A36674">
      <w:pPr>
        <w:pStyle w:val="ListParagraph"/>
        <w:rPr>
          <w:sz w:val="24"/>
          <w:szCs w:val="24"/>
        </w:rPr>
      </w:pPr>
      <w:r w:rsidRPr="007752EF">
        <w:rPr>
          <w:sz w:val="24"/>
          <w:szCs w:val="24"/>
        </w:rPr>
        <w:t xml:space="preserve">#define long </w:t>
      </w:r>
      <w:proofErr w:type="spellStart"/>
      <w:r w:rsidRPr="007752EF">
        <w:rPr>
          <w:sz w:val="24"/>
          <w:szCs w:val="24"/>
        </w:rPr>
        <w:t>long</w:t>
      </w:r>
      <w:proofErr w:type="spellEnd"/>
      <w:r w:rsidRPr="007752EF">
        <w:rPr>
          <w:sz w:val="24"/>
          <w:szCs w:val="24"/>
        </w:rPr>
        <w:t xml:space="preserve"> </w:t>
      </w:r>
      <w:proofErr w:type="spellStart"/>
      <w:r w:rsidRPr="007752EF">
        <w:rPr>
          <w:sz w:val="24"/>
          <w:szCs w:val="24"/>
        </w:rPr>
        <w:t>ll</w:t>
      </w:r>
      <w:proofErr w:type="spellEnd"/>
    </w:p>
    <w:p w14:paraId="638A3571" w14:textId="77777777" w:rsidR="00A36674" w:rsidRPr="007752EF" w:rsidRDefault="00A36674" w:rsidP="00A36674">
      <w:pPr>
        <w:pStyle w:val="ListParagraph"/>
        <w:rPr>
          <w:b/>
          <w:bCs/>
          <w:sz w:val="24"/>
          <w:szCs w:val="24"/>
        </w:rPr>
      </w:pPr>
      <w:r w:rsidRPr="007752EF">
        <w:rPr>
          <w:b/>
          <w:bCs/>
          <w:sz w:val="24"/>
          <w:szCs w:val="24"/>
        </w:rPr>
        <w:t>4. Global Declaration</w:t>
      </w:r>
    </w:p>
    <w:p w14:paraId="48311BA6" w14:textId="77777777" w:rsidR="00A36674" w:rsidRPr="007752EF" w:rsidRDefault="00A36674" w:rsidP="00A36674">
      <w:pPr>
        <w:pStyle w:val="ListParagraph"/>
        <w:rPr>
          <w:sz w:val="24"/>
          <w:szCs w:val="24"/>
        </w:rPr>
      </w:pPr>
      <w:r w:rsidRPr="007752EF">
        <w:rPr>
          <w:sz w:val="24"/>
          <w:szCs w:val="24"/>
        </w:rPr>
        <w:t>The global declaration section contains global variables, function declaration, and static variables. Variables and functions which are declared in this scope can be used anywhere in the program. </w:t>
      </w:r>
    </w:p>
    <w:p w14:paraId="1EFE82DA" w14:textId="77777777" w:rsidR="00A36674" w:rsidRPr="007752EF" w:rsidRDefault="00A36674" w:rsidP="00A36674">
      <w:pPr>
        <w:pStyle w:val="ListParagraph"/>
        <w:rPr>
          <w:sz w:val="24"/>
          <w:szCs w:val="24"/>
        </w:rPr>
      </w:pPr>
      <w:r w:rsidRPr="007752EF">
        <w:rPr>
          <w:b/>
          <w:bCs/>
          <w:sz w:val="24"/>
          <w:szCs w:val="24"/>
        </w:rPr>
        <w:t>Example:</w:t>
      </w:r>
    </w:p>
    <w:p w14:paraId="24EEACFB" w14:textId="77777777" w:rsidR="00A36674" w:rsidRPr="007752EF" w:rsidRDefault="00A36674" w:rsidP="00A36674">
      <w:pPr>
        <w:pStyle w:val="ListParagraph"/>
        <w:rPr>
          <w:sz w:val="24"/>
          <w:szCs w:val="24"/>
        </w:rPr>
      </w:pPr>
      <w:r w:rsidRPr="007752EF">
        <w:rPr>
          <w:sz w:val="24"/>
          <w:szCs w:val="24"/>
        </w:rPr>
        <w:t xml:space="preserve">int </w:t>
      </w:r>
      <w:proofErr w:type="spellStart"/>
      <w:r w:rsidRPr="007752EF">
        <w:rPr>
          <w:sz w:val="24"/>
          <w:szCs w:val="24"/>
        </w:rPr>
        <w:t>num</w:t>
      </w:r>
      <w:proofErr w:type="spellEnd"/>
      <w:r w:rsidRPr="007752EF">
        <w:rPr>
          <w:sz w:val="24"/>
          <w:szCs w:val="24"/>
        </w:rPr>
        <w:t xml:space="preserve"> = 18;</w:t>
      </w:r>
    </w:p>
    <w:p w14:paraId="736ECD1B" w14:textId="77777777" w:rsidR="00A36674" w:rsidRPr="007752EF" w:rsidRDefault="00A36674" w:rsidP="00A36674">
      <w:pPr>
        <w:pStyle w:val="ListParagraph"/>
        <w:rPr>
          <w:b/>
          <w:bCs/>
          <w:sz w:val="24"/>
          <w:szCs w:val="24"/>
        </w:rPr>
      </w:pPr>
      <w:r w:rsidRPr="007752EF">
        <w:rPr>
          <w:b/>
          <w:bCs/>
          <w:sz w:val="24"/>
          <w:szCs w:val="24"/>
        </w:rPr>
        <w:t xml:space="preserve">5. </w:t>
      </w:r>
      <w:proofErr w:type="gramStart"/>
      <w:r w:rsidRPr="007752EF">
        <w:rPr>
          <w:b/>
          <w:bCs/>
          <w:sz w:val="24"/>
          <w:szCs w:val="24"/>
        </w:rPr>
        <w:t>Main(</w:t>
      </w:r>
      <w:proofErr w:type="gramEnd"/>
      <w:r w:rsidRPr="007752EF">
        <w:rPr>
          <w:b/>
          <w:bCs/>
          <w:sz w:val="24"/>
          <w:szCs w:val="24"/>
        </w:rPr>
        <w:t>) Function</w:t>
      </w:r>
    </w:p>
    <w:p w14:paraId="7CBF8049" w14:textId="77777777" w:rsidR="00A36674" w:rsidRPr="007752EF" w:rsidRDefault="00A36674" w:rsidP="00A36674">
      <w:pPr>
        <w:pStyle w:val="ListParagraph"/>
        <w:rPr>
          <w:sz w:val="24"/>
          <w:szCs w:val="24"/>
        </w:rPr>
      </w:pPr>
      <w:r w:rsidRPr="007752EF">
        <w:rPr>
          <w:sz w:val="24"/>
          <w:szCs w:val="24"/>
        </w:rPr>
        <w:t xml:space="preserve">Every C program must have a main function. The </w:t>
      </w:r>
      <w:proofErr w:type="gramStart"/>
      <w:r w:rsidRPr="007752EF">
        <w:rPr>
          <w:sz w:val="24"/>
          <w:szCs w:val="24"/>
        </w:rPr>
        <w:t>main(</w:t>
      </w:r>
      <w:proofErr w:type="gramEnd"/>
      <w:r w:rsidRPr="007752EF">
        <w:rPr>
          <w:sz w:val="24"/>
          <w:szCs w:val="24"/>
        </w:rPr>
        <w:t xml:space="preserve">) function of the program is written in this section. Operations like declaration and execution are performed inside the curly braces of the main program. The return type of the </w:t>
      </w:r>
      <w:proofErr w:type="gramStart"/>
      <w:r w:rsidRPr="007752EF">
        <w:rPr>
          <w:sz w:val="24"/>
          <w:szCs w:val="24"/>
        </w:rPr>
        <w:t>main(</w:t>
      </w:r>
      <w:proofErr w:type="gramEnd"/>
      <w:r w:rsidRPr="007752EF">
        <w:rPr>
          <w:sz w:val="24"/>
          <w:szCs w:val="24"/>
        </w:rPr>
        <w:t xml:space="preserve">) function can be int as well as void too. </w:t>
      </w:r>
      <w:proofErr w:type="gramStart"/>
      <w:r w:rsidRPr="007752EF">
        <w:rPr>
          <w:sz w:val="24"/>
          <w:szCs w:val="24"/>
        </w:rPr>
        <w:t>void(</w:t>
      </w:r>
      <w:proofErr w:type="gramEnd"/>
      <w:r w:rsidRPr="007752EF">
        <w:rPr>
          <w:sz w:val="24"/>
          <w:szCs w:val="24"/>
        </w:rPr>
        <w:t xml:space="preserve">) main tells the compiler that the program will not return any value. The int </w:t>
      </w:r>
      <w:proofErr w:type="gramStart"/>
      <w:r w:rsidRPr="007752EF">
        <w:rPr>
          <w:sz w:val="24"/>
          <w:szCs w:val="24"/>
        </w:rPr>
        <w:t>main(</w:t>
      </w:r>
      <w:proofErr w:type="gramEnd"/>
      <w:r w:rsidRPr="007752EF">
        <w:rPr>
          <w:sz w:val="24"/>
          <w:szCs w:val="24"/>
        </w:rPr>
        <w:t>) tells the compiler that the program will return an integer value.</w:t>
      </w:r>
    </w:p>
    <w:p w14:paraId="59A97DE8" w14:textId="77777777" w:rsidR="00A36674" w:rsidRPr="007752EF" w:rsidRDefault="00A36674" w:rsidP="00A36674">
      <w:pPr>
        <w:pStyle w:val="ListParagraph"/>
        <w:rPr>
          <w:sz w:val="24"/>
          <w:szCs w:val="24"/>
        </w:rPr>
      </w:pPr>
      <w:r w:rsidRPr="007752EF">
        <w:rPr>
          <w:b/>
          <w:bCs/>
          <w:sz w:val="24"/>
          <w:szCs w:val="24"/>
        </w:rPr>
        <w:t>Example:</w:t>
      </w:r>
    </w:p>
    <w:p w14:paraId="56502431" w14:textId="77777777" w:rsidR="00A36674" w:rsidRPr="007752EF" w:rsidRDefault="00A36674" w:rsidP="00A36674">
      <w:pPr>
        <w:pStyle w:val="ListParagraph"/>
        <w:rPr>
          <w:sz w:val="24"/>
          <w:szCs w:val="24"/>
        </w:rPr>
      </w:pPr>
      <w:r w:rsidRPr="007752EF">
        <w:rPr>
          <w:sz w:val="24"/>
          <w:szCs w:val="24"/>
        </w:rPr>
        <w:t xml:space="preserve">void </w:t>
      </w:r>
      <w:proofErr w:type="gramStart"/>
      <w:r w:rsidRPr="007752EF">
        <w:rPr>
          <w:sz w:val="24"/>
          <w:szCs w:val="24"/>
        </w:rPr>
        <w:t>main(</w:t>
      </w:r>
      <w:proofErr w:type="gramEnd"/>
      <w:r w:rsidRPr="007752EF">
        <w:rPr>
          <w:sz w:val="24"/>
          <w:szCs w:val="24"/>
        </w:rPr>
        <w:t>)</w:t>
      </w:r>
    </w:p>
    <w:p w14:paraId="5B894FC1" w14:textId="77777777" w:rsidR="00A36674" w:rsidRPr="007752EF" w:rsidRDefault="00A36674" w:rsidP="00A36674">
      <w:pPr>
        <w:pStyle w:val="ListParagraph"/>
        <w:rPr>
          <w:sz w:val="24"/>
          <w:szCs w:val="24"/>
        </w:rPr>
      </w:pPr>
      <w:r w:rsidRPr="007752EF">
        <w:rPr>
          <w:b/>
          <w:bCs/>
          <w:sz w:val="24"/>
          <w:szCs w:val="24"/>
        </w:rPr>
        <w:t>or </w:t>
      </w:r>
    </w:p>
    <w:p w14:paraId="3DC584CB" w14:textId="77777777" w:rsidR="00A36674" w:rsidRPr="007752EF" w:rsidRDefault="00A36674" w:rsidP="00A36674">
      <w:pPr>
        <w:pStyle w:val="ListParagraph"/>
        <w:rPr>
          <w:sz w:val="24"/>
          <w:szCs w:val="24"/>
        </w:rPr>
      </w:pPr>
      <w:r w:rsidRPr="007752EF">
        <w:rPr>
          <w:sz w:val="24"/>
          <w:szCs w:val="24"/>
        </w:rPr>
        <w:t xml:space="preserve">int </w:t>
      </w:r>
      <w:proofErr w:type="gramStart"/>
      <w:r w:rsidRPr="007752EF">
        <w:rPr>
          <w:sz w:val="24"/>
          <w:szCs w:val="24"/>
        </w:rPr>
        <w:t>main(</w:t>
      </w:r>
      <w:proofErr w:type="gramEnd"/>
      <w:r w:rsidRPr="007752EF">
        <w:rPr>
          <w:sz w:val="24"/>
          <w:szCs w:val="24"/>
        </w:rPr>
        <w:t>)</w:t>
      </w:r>
    </w:p>
    <w:p w14:paraId="5D8425E1" w14:textId="77777777" w:rsidR="00A36674" w:rsidRPr="007752EF" w:rsidRDefault="00A36674" w:rsidP="00A36674">
      <w:pPr>
        <w:pStyle w:val="ListParagraph"/>
        <w:rPr>
          <w:b/>
          <w:bCs/>
          <w:sz w:val="24"/>
          <w:szCs w:val="24"/>
        </w:rPr>
      </w:pPr>
      <w:r w:rsidRPr="007752EF">
        <w:rPr>
          <w:b/>
          <w:bCs/>
          <w:sz w:val="24"/>
          <w:szCs w:val="24"/>
        </w:rPr>
        <w:t>6. Sub Programs</w:t>
      </w:r>
    </w:p>
    <w:p w14:paraId="31AE032E" w14:textId="77777777" w:rsidR="00A36674" w:rsidRPr="007752EF" w:rsidRDefault="00A36674" w:rsidP="00A36674">
      <w:pPr>
        <w:pStyle w:val="ListParagraph"/>
        <w:rPr>
          <w:sz w:val="24"/>
          <w:szCs w:val="24"/>
        </w:rPr>
      </w:pPr>
      <w:r w:rsidRPr="007752EF">
        <w:rPr>
          <w:sz w:val="24"/>
          <w:szCs w:val="24"/>
        </w:rPr>
        <w:t xml:space="preserve">User-defined functions are called in this section of the program. The control of the program is shifted to the called function whenever they are called from the main or outside the </w:t>
      </w:r>
      <w:proofErr w:type="gramStart"/>
      <w:r w:rsidRPr="007752EF">
        <w:rPr>
          <w:sz w:val="24"/>
          <w:szCs w:val="24"/>
        </w:rPr>
        <w:t>main(</w:t>
      </w:r>
      <w:proofErr w:type="gramEnd"/>
      <w:r w:rsidRPr="007752EF">
        <w:rPr>
          <w:sz w:val="24"/>
          <w:szCs w:val="24"/>
        </w:rPr>
        <w:t>) function. These are specified as per the requirements of the programmer. </w:t>
      </w:r>
    </w:p>
    <w:p w14:paraId="7BBCB866" w14:textId="77777777" w:rsidR="00A36674" w:rsidRPr="007752EF" w:rsidRDefault="00A36674" w:rsidP="00A36674">
      <w:pPr>
        <w:pStyle w:val="ListParagraph"/>
        <w:rPr>
          <w:sz w:val="24"/>
          <w:szCs w:val="24"/>
        </w:rPr>
      </w:pPr>
      <w:r w:rsidRPr="007752EF">
        <w:rPr>
          <w:b/>
          <w:bCs/>
          <w:sz w:val="24"/>
          <w:szCs w:val="24"/>
        </w:rPr>
        <w:t>Example:</w:t>
      </w:r>
    </w:p>
    <w:p w14:paraId="11FB2635" w14:textId="77777777" w:rsidR="00A36674" w:rsidRPr="007752EF" w:rsidRDefault="00A36674" w:rsidP="00A36674">
      <w:pPr>
        <w:pStyle w:val="ListParagraph"/>
        <w:rPr>
          <w:sz w:val="24"/>
          <w:szCs w:val="24"/>
        </w:rPr>
      </w:pPr>
      <w:r w:rsidRPr="007752EF">
        <w:rPr>
          <w:sz w:val="24"/>
          <w:szCs w:val="24"/>
        </w:rPr>
        <w:t xml:space="preserve">int </w:t>
      </w:r>
      <w:proofErr w:type="gramStart"/>
      <w:r w:rsidRPr="007752EF">
        <w:rPr>
          <w:sz w:val="24"/>
          <w:szCs w:val="24"/>
        </w:rPr>
        <w:t>sum(</w:t>
      </w:r>
      <w:proofErr w:type="gramEnd"/>
      <w:r w:rsidRPr="007752EF">
        <w:rPr>
          <w:sz w:val="24"/>
          <w:szCs w:val="24"/>
        </w:rPr>
        <w:t>int x, int y)</w:t>
      </w:r>
      <w:r w:rsidRPr="007752EF">
        <w:rPr>
          <w:sz w:val="24"/>
          <w:szCs w:val="24"/>
        </w:rPr>
        <w:br/>
        <w:t>{</w:t>
      </w:r>
      <w:r w:rsidRPr="007752EF">
        <w:rPr>
          <w:sz w:val="24"/>
          <w:szCs w:val="24"/>
        </w:rPr>
        <w:br/>
        <w:t xml:space="preserve">    return </w:t>
      </w:r>
      <w:proofErr w:type="spellStart"/>
      <w:r w:rsidRPr="007752EF">
        <w:rPr>
          <w:sz w:val="24"/>
          <w:szCs w:val="24"/>
        </w:rPr>
        <w:t>x+y</w:t>
      </w:r>
      <w:proofErr w:type="spellEnd"/>
      <w:r w:rsidRPr="007752EF">
        <w:rPr>
          <w:sz w:val="24"/>
          <w:szCs w:val="24"/>
        </w:rPr>
        <w:t>;</w:t>
      </w:r>
      <w:r w:rsidRPr="007752EF">
        <w:rPr>
          <w:sz w:val="24"/>
          <w:szCs w:val="24"/>
        </w:rPr>
        <w:br/>
        <w:t>}</w:t>
      </w:r>
    </w:p>
    <w:p w14:paraId="6AF56A2F" w14:textId="77777777" w:rsidR="00A36674" w:rsidRPr="007752EF" w:rsidRDefault="00A36674" w:rsidP="00A36674">
      <w:pPr>
        <w:pStyle w:val="ListParagraph"/>
        <w:rPr>
          <w:b/>
          <w:bCs/>
          <w:sz w:val="24"/>
          <w:szCs w:val="24"/>
        </w:rPr>
      </w:pPr>
      <w:r w:rsidRPr="007752EF">
        <w:rPr>
          <w:b/>
          <w:bCs/>
          <w:sz w:val="24"/>
          <w:szCs w:val="24"/>
        </w:rPr>
        <w:t>Structure of C Program with example</w:t>
      </w:r>
    </w:p>
    <w:p w14:paraId="63F79059" w14:textId="77777777" w:rsidR="00A36674" w:rsidRPr="007752EF" w:rsidRDefault="00A36674" w:rsidP="00A36674">
      <w:pPr>
        <w:pStyle w:val="ListParagraph"/>
        <w:rPr>
          <w:sz w:val="24"/>
          <w:szCs w:val="24"/>
        </w:rPr>
      </w:pPr>
      <w:r w:rsidRPr="007752EF">
        <w:rPr>
          <w:b/>
          <w:bCs/>
          <w:sz w:val="24"/>
          <w:szCs w:val="24"/>
        </w:rPr>
        <w:t>Example: </w:t>
      </w:r>
      <w:r w:rsidRPr="007752EF">
        <w:rPr>
          <w:sz w:val="24"/>
          <w:szCs w:val="24"/>
        </w:rPr>
        <w:t>Below C program to find the sum of 2 numbers:</w:t>
      </w:r>
    </w:p>
    <w:p w14:paraId="2B69892A" w14:textId="77777777" w:rsidR="00A36674" w:rsidRPr="007752EF" w:rsidRDefault="00A36674" w:rsidP="00A36674">
      <w:pPr>
        <w:pStyle w:val="ListParagraph"/>
        <w:rPr>
          <w:sz w:val="24"/>
          <w:szCs w:val="24"/>
        </w:rPr>
      </w:pPr>
      <w:r w:rsidRPr="007752EF">
        <w:rPr>
          <w:sz w:val="24"/>
          <w:szCs w:val="24"/>
        </w:rPr>
        <w:t>// Documentation</w:t>
      </w:r>
    </w:p>
    <w:p w14:paraId="0ABFDA24" w14:textId="77777777" w:rsidR="00A36674" w:rsidRPr="007752EF" w:rsidRDefault="00A36674" w:rsidP="00A36674">
      <w:pPr>
        <w:pStyle w:val="ListParagraph"/>
        <w:rPr>
          <w:sz w:val="24"/>
          <w:szCs w:val="24"/>
        </w:rPr>
      </w:pPr>
      <w:r w:rsidRPr="007752EF">
        <w:rPr>
          <w:sz w:val="24"/>
          <w:szCs w:val="24"/>
        </w:rPr>
        <w:t xml:space="preserve">/**                     </w:t>
      </w:r>
    </w:p>
    <w:p w14:paraId="7D204E4C" w14:textId="77777777" w:rsidR="00A36674" w:rsidRPr="007752EF" w:rsidRDefault="00A36674" w:rsidP="00A36674">
      <w:pPr>
        <w:pStyle w:val="ListParagraph"/>
        <w:rPr>
          <w:sz w:val="24"/>
          <w:szCs w:val="24"/>
        </w:rPr>
      </w:pPr>
      <w:r w:rsidRPr="007752EF">
        <w:rPr>
          <w:sz w:val="24"/>
          <w:szCs w:val="24"/>
        </w:rPr>
        <w:t xml:space="preserve"> * </w:t>
      </w:r>
      <w:proofErr w:type="gramStart"/>
      <w:r w:rsidRPr="007752EF">
        <w:rPr>
          <w:sz w:val="24"/>
          <w:szCs w:val="24"/>
        </w:rPr>
        <w:t>file</w:t>
      </w:r>
      <w:proofErr w:type="gramEnd"/>
      <w:r w:rsidRPr="007752EF">
        <w:rPr>
          <w:sz w:val="24"/>
          <w:szCs w:val="24"/>
        </w:rPr>
        <w:t xml:space="preserve">: </w:t>
      </w:r>
      <w:proofErr w:type="spellStart"/>
      <w:r w:rsidRPr="007752EF">
        <w:rPr>
          <w:sz w:val="24"/>
          <w:szCs w:val="24"/>
        </w:rPr>
        <w:t>sum.c</w:t>
      </w:r>
      <w:proofErr w:type="spellEnd"/>
    </w:p>
    <w:p w14:paraId="5B68B4CA" w14:textId="77777777" w:rsidR="00A36674" w:rsidRPr="007752EF" w:rsidRDefault="00A36674" w:rsidP="00A36674">
      <w:pPr>
        <w:pStyle w:val="ListParagraph"/>
        <w:rPr>
          <w:sz w:val="24"/>
          <w:szCs w:val="24"/>
        </w:rPr>
      </w:pPr>
      <w:r w:rsidRPr="007752EF">
        <w:rPr>
          <w:sz w:val="24"/>
          <w:szCs w:val="24"/>
        </w:rPr>
        <w:t xml:space="preserve"> * </w:t>
      </w:r>
      <w:proofErr w:type="gramStart"/>
      <w:r w:rsidRPr="007752EF">
        <w:rPr>
          <w:sz w:val="24"/>
          <w:szCs w:val="24"/>
        </w:rPr>
        <w:t>author</w:t>
      </w:r>
      <w:proofErr w:type="gramEnd"/>
      <w:r w:rsidRPr="007752EF">
        <w:rPr>
          <w:sz w:val="24"/>
          <w:szCs w:val="24"/>
        </w:rPr>
        <w:t>: you</w:t>
      </w:r>
    </w:p>
    <w:p w14:paraId="5AEC9AE6" w14:textId="77777777" w:rsidR="00A36674" w:rsidRPr="007752EF" w:rsidRDefault="00A36674" w:rsidP="00A36674">
      <w:pPr>
        <w:pStyle w:val="ListParagraph"/>
        <w:rPr>
          <w:sz w:val="24"/>
          <w:szCs w:val="24"/>
        </w:rPr>
      </w:pPr>
      <w:r w:rsidRPr="007752EF">
        <w:rPr>
          <w:sz w:val="24"/>
          <w:szCs w:val="24"/>
        </w:rPr>
        <w:t xml:space="preserve"> * </w:t>
      </w:r>
      <w:proofErr w:type="gramStart"/>
      <w:r w:rsidRPr="007752EF">
        <w:rPr>
          <w:sz w:val="24"/>
          <w:szCs w:val="24"/>
        </w:rPr>
        <w:t>description</w:t>
      </w:r>
      <w:proofErr w:type="gramEnd"/>
      <w:r w:rsidRPr="007752EF">
        <w:rPr>
          <w:sz w:val="24"/>
          <w:szCs w:val="24"/>
        </w:rPr>
        <w:t>: program to find sum.</w:t>
      </w:r>
    </w:p>
    <w:p w14:paraId="41FF4A83" w14:textId="77777777" w:rsidR="00A36674" w:rsidRPr="007752EF" w:rsidRDefault="00A36674" w:rsidP="00A36674">
      <w:pPr>
        <w:pStyle w:val="ListParagraph"/>
        <w:rPr>
          <w:sz w:val="24"/>
          <w:szCs w:val="24"/>
        </w:rPr>
      </w:pPr>
      <w:r w:rsidRPr="007752EF">
        <w:rPr>
          <w:sz w:val="24"/>
          <w:szCs w:val="24"/>
        </w:rPr>
        <w:t xml:space="preserve"> */</w:t>
      </w:r>
    </w:p>
    <w:p w14:paraId="79DA5F13" w14:textId="77777777" w:rsidR="00A36674" w:rsidRPr="007752EF" w:rsidRDefault="00A36674" w:rsidP="00A36674">
      <w:pPr>
        <w:pStyle w:val="ListParagraph"/>
        <w:rPr>
          <w:sz w:val="24"/>
          <w:szCs w:val="24"/>
        </w:rPr>
      </w:pPr>
      <w:r w:rsidRPr="007752EF">
        <w:rPr>
          <w:sz w:val="24"/>
          <w:szCs w:val="24"/>
        </w:rPr>
        <w:t>​</w:t>
      </w:r>
    </w:p>
    <w:p w14:paraId="497E53CA" w14:textId="77777777" w:rsidR="00A36674" w:rsidRPr="007752EF" w:rsidRDefault="00A36674" w:rsidP="00A36674">
      <w:pPr>
        <w:pStyle w:val="ListParagraph"/>
        <w:rPr>
          <w:sz w:val="24"/>
          <w:szCs w:val="24"/>
        </w:rPr>
      </w:pPr>
      <w:r w:rsidRPr="007752EF">
        <w:rPr>
          <w:sz w:val="24"/>
          <w:szCs w:val="24"/>
        </w:rPr>
        <w:lastRenderedPageBreak/>
        <w:t>// Link</w:t>
      </w:r>
    </w:p>
    <w:p w14:paraId="0E6137D7" w14:textId="77777777" w:rsidR="00A36674" w:rsidRPr="007752EF" w:rsidRDefault="00A36674" w:rsidP="00A36674">
      <w:pPr>
        <w:pStyle w:val="ListParagraph"/>
        <w:rPr>
          <w:sz w:val="24"/>
          <w:szCs w:val="24"/>
        </w:rPr>
      </w:pPr>
      <w:r w:rsidRPr="007752EF">
        <w:rPr>
          <w:sz w:val="24"/>
          <w:szCs w:val="24"/>
        </w:rPr>
        <w:t>#include &lt;</w:t>
      </w:r>
      <w:proofErr w:type="spellStart"/>
      <w:r w:rsidRPr="007752EF">
        <w:rPr>
          <w:sz w:val="24"/>
          <w:szCs w:val="24"/>
        </w:rPr>
        <w:t>stdio.h</w:t>
      </w:r>
      <w:proofErr w:type="spellEnd"/>
      <w:r w:rsidRPr="007752EF">
        <w:rPr>
          <w:sz w:val="24"/>
          <w:szCs w:val="24"/>
        </w:rPr>
        <w:t xml:space="preserve">&gt;      </w:t>
      </w:r>
    </w:p>
    <w:p w14:paraId="42A7E336" w14:textId="77777777" w:rsidR="00A36674" w:rsidRPr="007752EF" w:rsidRDefault="00A36674" w:rsidP="00A36674">
      <w:pPr>
        <w:pStyle w:val="ListParagraph"/>
        <w:rPr>
          <w:sz w:val="24"/>
          <w:szCs w:val="24"/>
        </w:rPr>
      </w:pPr>
      <w:r w:rsidRPr="007752EF">
        <w:rPr>
          <w:sz w:val="24"/>
          <w:szCs w:val="24"/>
        </w:rPr>
        <w:t>​</w:t>
      </w:r>
    </w:p>
    <w:p w14:paraId="3DC4599F" w14:textId="77777777" w:rsidR="00A36674" w:rsidRPr="007752EF" w:rsidRDefault="00A36674" w:rsidP="00A36674">
      <w:pPr>
        <w:pStyle w:val="ListParagraph"/>
        <w:rPr>
          <w:sz w:val="24"/>
          <w:szCs w:val="24"/>
        </w:rPr>
      </w:pPr>
      <w:r w:rsidRPr="007752EF">
        <w:rPr>
          <w:sz w:val="24"/>
          <w:szCs w:val="24"/>
        </w:rPr>
        <w:t>// Definition</w:t>
      </w:r>
    </w:p>
    <w:p w14:paraId="30AEFBC9" w14:textId="77777777" w:rsidR="00A36674" w:rsidRPr="007752EF" w:rsidRDefault="00A36674" w:rsidP="00A36674">
      <w:pPr>
        <w:pStyle w:val="ListParagraph"/>
        <w:rPr>
          <w:sz w:val="24"/>
          <w:szCs w:val="24"/>
        </w:rPr>
      </w:pPr>
      <w:r w:rsidRPr="007752EF">
        <w:rPr>
          <w:sz w:val="24"/>
          <w:szCs w:val="24"/>
        </w:rPr>
        <w:t xml:space="preserve">#define X 20 </w:t>
      </w:r>
    </w:p>
    <w:p w14:paraId="43FE0B63" w14:textId="77777777" w:rsidR="00A36674" w:rsidRPr="007752EF" w:rsidRDefault="00A36674" w:rsidP="00A36674">
      <w:pPr>
        <w:pStyle w:val="ListParagraph"/>
        <w:rPr>
          <w:sz w:val="24"/>
          <w:szCs w:val="24"/>
        </w:rPr>
      </w:pPr>
      <w:r w:rsidRPr="007752EF">
        <w:rPr>
          <w:sz w:val="24"/>
          <w:szCs w:val="24"/>
        </w:rPr>
        <w:t>​</w:t>
      </w:r>
    </w:p>
    <w:p w14:paraId="0407A5BE" w14:textId="77777777" w:rsidR="00A36674" w:rsidRPr="007752EF" w:rsidRDefault="00A36674" w:rsidP="00A36674">
      <w:pPr>
        <w:pStyle w:val="ListParagraph"/>
        <w:rPr>
          <w:sz w:val="24"/>
          <w:szCs w:val="24"/>
        </w:rPr>
      </w:pPr>
      <w:r w:rsidRPr="007752EF">
        <w:rPr>
          <w:sz w:val="24"/>
          <w:szCs w:val="24"/>
        </w:rPr>
        <w:t>// Global Declaration</w:t>
      </w:r>
    </w:p>
    <w:p w14:paraId="346E1628" w14:textId="77777777" w:rsidR="00A36674" w:rsidRPr="007752EF" w:rsidRDefault="00A36674" w:rsidP="00A36674">
      <w:pPr>
        <w:pStyle w:val="ListParagraph"/>
        <w:rPr>
          <w:sz w:val="24"/>
          <w:szCs w:val="24"/>
        </w:rPr>
      </w:pPr>
      <w:r w:rsidRPr="007752EF">
        <w:rPr>
          <w:sz w:val="24"/>
          <w:szCs w:val="24"/>
        </w:rPr>
        <w:t xml:space="preserve">int </w:t>
      </w:r>
      <w:proofErr w:type="gramStart"/>
      <w:r w:rsidRPr="007752EF">
        <w:rPr>
          <w:sz w:val="24"/>
          <w:szCs w:val="24"/>
        </w:rPr>
        <w:t>sum(</w:t>
      </w:r>
      <w:proofErr w:type="gramEnd"/>
      <w:r w:rsidRPr="007752EF">
        <w:rPr>
          <w:sz w:val="24"/>
          <w:szCs w:val="24"/>
        </w:rPr>
        <w:t xml:space="preserve">int y);   </w:t>
      </w:r>
    </w:p>
    <w:p w14:paraId="7E54D5D8" w14:textId="77777777" w:rsidR="00A36674" w:rsidRPr="007752EF" w:rsidRDefault="00A36674" w:rsidP="00A36674">
      <w:pPr>
        <w:pStyle w:val="ListParagraph"/>
        <w:rPr>
          <w:sz w:val="24"/>
          <w:szCs w:val="24"/>
        </w:rPr>
      </w:pPr>
      <w:r w:rsidRPr="007752EF">
        <w:rPr>
          <w:sz w:val="24"/>
          <w:szCs w:val="24"/>
        </w:rPr>
        <w:t>​</w:t>
      </w:r>
    </w:p>
    <w:p w14:paraId="179CAD17" w14:textId="77777777" w:rsidR="00A36674" w:rsidRPr="007752EF" w:rsidRDefault="00A36674" w:rsidP="00A36674">
      <w:pPr>
        <w:pStyle w:val="ListParagraph"/>
        <w:rPr>
          <w:sz w:val="24"/>
          <w:szCs w:val="24"/>
        </w:rPr>
      </w:pPr>
      <w:r w:rsidRPr="007752EF">
        <w:rPr>
          <w:sz w:val="24"/>
          <w:szCs w:val="24"/>
        </w:rPr>
        <w:t xml:space="preserve">// </w:t>
      </w:r>
      <w:proofErr w:type="gramStart"/>
      <w:r w:rsidRPr="007752EF">
        <w:rPr>
          <w:sz w:val="24"/>
          <w:szCs w:val="24"/>
        </w:rPr>
        <w:t>Main(</w:t>
      </w:r>
      <w:proofErr w:type="gramEnd"/>
      <w:r w:rsidRPr="007752EF">
        <w:rPr>
          <w:sz w:val="24"/>
          <w:szCs w:val="24"/>
        </w:rPr>
        <w:t>) Function</w:t>
      </w:r>
    </w:p>
    <w:p w14:paraId="70A91B4D" w14:textId="77777777" w:rsidR="00A36674" w:rsidRPr="007752EF" w:rsidRDefault="00A36674" w:rsidP="00A36674">
      <w:pPr>
        <w:pStyle w:val="ListParagraph"/>
        <w:rPr>
          <w:sz w:val="24"/>
          <w:szCs w:val="24"/>
        </w:rPr>
      </w:pPr>
      <w:r w:rsidRPr="007752EF">
        <w:rPr>
          <w:sz w:val="24"/>
          <w:szCs w:val="24"/>
        </w:rPr>
        <w:t xml:space="preserve">int main(void)       </w:t>
      </w:r>
    </w:p>
    <w:p w14:paraId="228951E9" w14:textId="77777777" w:rsidR="00A36674" w:rsidRPr="007752EF" w:rsidRDefault="00A36674" w:rsidP="00A36674">
      <w:pPr>
        <w:pStyle w:val="ListParagraph"/>
        <w:rPr>
          <w:sz w:val="24"/>
          <w:szCs w:val="24"/>
        </w:rPr>
      </w:pPr>
      <w:r w:rsidRPr="007752EF">
        <w:rPr>
          <w:sz w:val="24"/>
          <w:szCs w:val="24"/>
        </w:rPr>
        <w:t>{</w:t>
      </w:r>
    </w:p>
    <w:p w14:paraId="091811B8" w14:textId="77777777" w:rsidR="00A36674" w:rsidRPr="007752EF" w:rsidRDefault="00A36674" w:rsidP="00A36674">
      <w:pPr>
        <w:pStyle w:val="ListParagraph"/>
        <w:rPr>
          <w:sz w:val="24"/>
          <w:szCs w:val="24"/>
        </w:rPr>
      </w:pPr>
      <w:r w:rsidRPr="007752EF">
        <w:rPr>
          <w:sz w:val="24"/>
          <w:szCs w:val="24"/>
        </w:rPr>
        <w:t xml:space="preserve">  int y = 55;</w:t>
      </w:r>
    </w:p>
    <w:p w14:paraId="7B6C6A8D" w14:textId="77777777" w:rsidR="00A36674" w:rsidRPr="007752EF" w:rsidRDefault="00A36674" w:rsidP="00A36674">
      <w:pPr>
        <w:pStyle w:val="ListParagraph"/>
        <w:rPr>
          <w:sz w:val="24"/>
          <w:szCs w:val="24"/>
        </w:rPr>
      </w:pPr>
      <w:r w:rsidRPr="007752EF">
        <w:rPr>
          <w:sz w:val="24"/>
          <w:szCs w:val="24"/>
        </w:rPr>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"Sum: %d", sum(y));</w:t>
      </w:r>
    </w:p>
    <w:p w14:paraId="09409198" w14:textId="77777777" w:rsidR="00A36674" w:rsidRPr="007752EF" w:rsidRDefault="00A36674" w:rsidP="00A36674">
      <w:pPr>
        <w:pStyle w:val="ListParagraph"/>
        <w:rPr>
          <w:sz w:val="24"/>
          <w:szCs w:val="24"/>
        </w:rPr>
      </w:pPr>
      <w:r w:rsidRPr="007752EF">
        <w:rPr>
          <w:sz w:val="24"/>
          <w:szCs w:val="24"/>
        </w:rPr>
        <w:t xml:space="preserve">  return 0;</w:t>
      </w:r>
    </w:p>
    <w:p w14:paraId="0D1E3D21" w14:textId="77777777" w:rsidR="00A36674" w:rsidRPr="007752EF" w:rsidRDefault="00A36674" w:rsidP="00A36674">
      <w:pPr>
        <w:pStyle w:val="ListParagraph"/>
        <w:rPr>
          <w:sz w:val="24"/>
          <w:szCs w:val="24"/>
        </w:rPr>
      </w:pPr>
      <w:r w:rsidRPr="007752EF">
        <w:rPr>
          <w:sz w:val="24"/>
          <w:szCs w:val="24"/>
        </w:rPr>
        <w:t>}</w:t>
      </w:r>
    </w:p>
    <w:p w14:paraId="5C1BC459" w14:textId="77777777" w:rsidR="00A36674" w:rsidRPr="007752EF" w:rsidRDefault="00A36674" w:rsidP="00A36674">
      <w:pPr>
        <w:pStyle w:val="ListParagraph"/>
        <w:rPr>
          <w:sz w:val="24"/>
          <w:szCs w:val="24"/>
        </w:rPr>
      </w:pPr>
      <w:r w:rsidRPr="007752EF">
        <w:rPr>
          <w:sz w:val="24"/>
          <w:szCs w:val="24"/>
        </w:rPr>
        <w:t>​</w:t>
      </w:r>
    </w:p>
    <w:p w14:paraId="30486E5D" w14:textId="77777777" w:rsidR="00A36674" w:rsidRPr="007752EF" w:rsidRDefault="00A36674" w:rsidP="00A36674">
      <w:pPr>
        <w:pStyle w:val="ListParagraph"/>
        <w:rPr>
          <w:sz w:val="24"/>
          <w:szCs w:val="24"/>
        </w:rPr>
      </w:pPr>
      <w:r w:rsidRPr="007752EF">
        <w:rPr>
          <w:sz w:val="24"/>
          <w:szCs w:val="24"/>
        </w:rPr>
        <w:t>// Subprogram</w:t>
      </w:r>
    </w:p>
    <w:p w14:paraId="65BEAC11" w14:textId="77777777" w:rsidR="00A36674" w:rsidRPr="007752EF" w:rsidRDefault="00A36674" w:rsidP="00A36674">
      <w:pPr>
        <w:pStyle w:val="ListParagraph"/>
        <w:rPr>
          <w:sz w:val="24"/>
          <w:szCs w:val="24"/>
        </w:rPr>
      </w:pPr>
      <w:r w:rsidRPr="007752EF">
        <w:rPr>
          <w:sz w:val="24"/>
          <w:szCs w:val="24"/>
        </w:rPr>
        <w:t xml:space="preserve">int </w:t>
      </w:r>
      <w:proofErr w:type="gramStart"/>
      <w:r w:rsidRPr="007752EF">
        <w:rPr>
          <w:sz w:val="24"/>
          <w:szCs w:val="24"/>
        </w:rPr>
        <w:t>sum(</w:t>
      </w:r>
      <w:proofErr w:type="gramEnd"/>
      <w:r w:rsidRPr="007752EF">
        <w:rPr>
          <w:sz w:val="24"/>
          <w:szCs w:val="24"/>
        </w:rPr>
        <w:t xml:space="preserve">int y) </w:t>
      </w:r>
    </w:p>
    <w:p w14:paraId="5EDBF08D" w14:textId="77777777" w:rsidR="00A36674" w:rsidRPr="007752EF" w:rsidRDefault="00A36674" w:rsidP="00A36674">
      <w:pPr>
        <w:pStyle w:val="ListParagraph"/>
        <w:rPr>
          <w:sz w:val="24"/>
          <w:szCs w:val="24"/>
        </w:rPr>
      </w:pPr>
      <w:r w:rsidRPr="007752EF">
        <w:rPr>
          <w:sz w:val="24"/>
          <w:szCs w:val="24"/>
        </w:rPr>
        <w:t>{</w:t>
      </w:r>
    </w:p>
    <w:p w14:paraId="36A82C09" w14:textId="77777777" w:rsidR="00A36674" w:rsidRPr="007752EF" w:rsidRDefault="00A36674" w:rsidP="00A36674">
      <w:pPr>
        <w:pStyle w:val="ListParagraph"/>
        <w:rPr>
          <w:sz w:val="24"/>
          <w:szCs w:val="24"/>
        </w:rPr>
      </w:pPr>
      <w:r w:rsidRPr="007752EF">
        <w:rPr>
          <w:sz w:val="24"/>
          <w:szCs w:val="24"/>
        </w:rPr>
        <w:t xml:space="preserve">  return y + X;</w:t>
      </w:r>
    </w:p>
    <w:p w14:paraId="6CAE34CD" w14:textId="77777777" w:rsidR="00A36674" w:rsidRPr="007752EF" w:rsidRDefault="00A36674" w:rsidP="00A36674">
      <w:pPr>
        <w:pStyle w:val="ListParagraph"/>
        <w:rPr>
          <w:sz w:val="24"/>
          <w:szCs w:val="24"/>
        </w:rPr>
      </w:pPr>
      <w:r w:rsidRPr="007752EF">
        <w:rPr>
          <w:sz w:val="24"/>
          <w:szCs w:val="24"/>
        </w:rPr>
        <w:t>}</w:t>
      </w:r>
    </w:p>
    <w:p w14:paraId="722C8D03" w14:textId="77777777" w:rsidR="00A36674" w:rsidRPr="007752EF" w:rsidRDefault="00A36674" w:rsidP="00A36674">
      <w:pPr>
        <w:pStyle w:val="ListParagraph"/>
        <w:rPr>
          <w:sz w:val="24"/>
          <w:szCs w:val="24"/>
        </w:rPr>
      </w:pPr>
      <w:r w:rsidRPr="007752EF">
        <w:rPr>
          <w:sz w:val="24"/>
          <w:szCs w:val="24"/>
        </w:rPr>
        <w:br/>
      </w:r>
      <w:r w:rsidRPr="007752EF">
        <w:rPr>
          <w:b/>
          <w:bCs/>
          <w:sz w:val="24"/>
          <w:szCs w:val="24"/>
        </w:rPr>
        <w:t>Output</w:t>
      </w:r>
    </w:p>
    <w:p w14:paraId="322AA5B3" w14:textId="77777777" w:rsidR="00A36674" w:rsidRPr="007752EF" w:rsidRDefault="00A36674" w:rsidP="00A36674">
      <w:pPr>
        <w:pStyle w:val="ListParagraph"/>
        <w:rPr>
          <w:sz w:val="24"/>
          <w:szCs w:val="24"/>
        </w:rPr>
      </w:pPr>
      <w:r w:rsidRPr="007752EF">
        <w:rPr>
          <w:sz w:val="24"/>
          <w:szCs w:val="24"/>
        </w:rPr>
        <w:t>Sum: 75</w:t>
      </w:r>
    </w:p>
    <w:p w14:paraId="3FF86828" w14:textId="77777777" w:rsidR="00A36674" w:rsidRPr="007752EF" w:rsidRDefault="00A36674" w:rsidP="00BE089E">
      <w:pPr>
        <w:pStyle w:val="ListParagraph"/>
        <w:rPr>
          <w:sz w:val="24"/>
          <w:szCs w:val="24"/>
        </w:rPr>
      </w:pPr>
    </w:p>
    <w:p w14:paraId="3E253515" w14:textId="77777777" w:rsidR="00926E83" w:rsidRPr="007752EF" w:rsidRDefault="00926E83" w:rsidP="00BE089E">
      <w:pPr>
        <w:pStyle w:val="ListParagraph"/>
        <w:rPr>
          <w:sz w:val="24"/>
          <w:szCs w:val="24"/>
        </w:rPr>
      </w:pPr>
    </w:p>
    <w:p w14:paraId="69E7DABB" w14:textId="77777777" w:rsidR="00BE089E" w:rsidRPr="007752EF" w:rsidRDefault="00BE089E" w:rsidP="00BE089E">
      <w:pPr>
        <w:pStyle w:val="ListParagraph"/>
        <w:rPr>
          <w:sz w:val="24"/>
          <w:szCs w:val="24"/>
        </w:rPr>
      </w:pPr>
    </w:p>
    <w:p w14:paraId="30AFC74C" w14:textId="77777777" w:rsidR="003F6C39" w:rsidRPr="007752EF" w:rsidRDefault="003F6C39" w:rsidP="00DE0038">
      <w:pPr>
        <w:pStyle w:val="ListParagraph"/>
        <w:rPr>
          <w:sz w:val="24"/>
          <w:szCs w:val="24"/>
        </w:rPr>
      </w:pPr>
    </w:p>
    <w:p w14:paraId="04AC182B" w14:textId="2203A370" w:rsidR="003F6C39" w:rsidRPr="007752EF" w:rsidRDefault="004E291B" w:rsidP="004E291B">
      <w:pPr>
        <w:ind w:left="360"/>
        <w:rPr>
          <w:b/>
          <w:bCs/>
          <w:sz w:val="24"/>
          <w:szCs w:val="24"/>
        </w:rPr>
      </w:pPr>
      <w:r w:rsidRPr="007752EF">
        <w:rPr>
          <w:b/>
          <w:bCs/>
          <w:sz w:val="24"/>
          <w:szCs w:val="24"/>
        </w:rPr>
        <w:t>4.</w:t>
      </w:r>
      <w:r w:rsidR="003F6C39" w:rsidRPr="007752EF">
        <w:rPr>
          <w:b/>
          <w:bCs/>
          <w:sz w:val="24"/>
          <w:szCs w:val="24"/>
        </w:rPr>
        <w:t>Write notes explaining each type of operator in C: arithmetic, relational, logical, assignment, increment/decrement, bitwise, and conditional operators.</w:t>
      </w:r>
    </w:p>
    <w:p w14:paraId="1E5517DE" w14:textId="77777777" w:rsidR="003F6C39" w:rsidRPr="007752EF" w:rsidRDefault="003F6C39" w:rsidP="003F6C39">
      <w:pPr>
        <w:pStyle w:val="ListParagraph"/>
        <w:rPr>
          <w:sz w:val="24"/>
          <w:szCs w:val="24"/>
        </w:rPr>
      </w:pPr>
    </w:p>
    <w:p w14:paraId="7518CCE4" w14:textId="24A07791" w:rsidR="003F6C39" w:rsidRPr="007752EF" w:rsidRDefault="003F6C39" w:rsidP="003F6C39">
      <w:pPr>
        <w:pStyle w:val="ListParagraph"/>
        <w:rPr>
          <w:sz w:val="24"/>
          <w:szCs w:val="24"/>
        </w:rPr>
      </w:pPr>
      <w:r w:rsidRPr="007752EF">
        <w:rPr>
          <w:sz w:val="24"/>
          <w:szCs w:val="24"/>
        </w:rPr>
        <w:t>Operators are the basic components of C programming. They are symbols that represent some kind of operation, such as mathematical, relational, bitwise, conditional, or logical computations, which are to be performed on values or variables. The values and variables used with operators are called </w:t>
      </w:r>
      <w:r w:rsidRPr="007752EF">
        <w:rPr>
          <w:b/>
          <w:bCs/>
          <w:sz w:val="24"/>
          <w:szCs w:val="24"/>
        </w:rPr>
        <w:t>operands</w:t>
      </w:r>
      <w:r w:rsidRPr="007752EF">
        <w:rPr>
          <w:sz w:val="24"/>
          <w:szCs w:val="24"/>
        </w:rPr>
        <w:t>.</w:t>
      </w:r>
    </w:p>
    <w:p w14:paraId="774A7110" w14:textId="77777777" w:rsidR="003F6C39" w:rsidRPr="007752EF" w:rsidRDefault="003F6C39" w:rsidP="003F6C39">
      <w:pPr>
        <w:pStyle w:val="ListParagraph"/>
        <w:rPr>
          <w:sz w:val="24"/>
          <w:szCs w:val="24"/>
        </w:rPr>
      </w:pPr>
    </w:p>
    <w:p w14:paraId="50FE9FCE" w14:textId="77777777" w:rsidR="003F6C39" w:rsidRPr="007752EF" w:rsidRDefault="003F6C39" w:rsidP="003F6C39">
      <w:pPr>
        <w:pStyle w:val="ListParagraph"/>
        <w:rPr>
          <w:b/>
          <w:bCs/>
          <w:sz w:val="24"/>
          <w:szCs w:val="24"/>
        </w:rPr>
      </w:pPr>
      <w:r w:rsidRPr="007752EF">
        <w:rPr>
          <w:b/>
          <w:bCs/>
          <w:sz w:val="24"/>
          <w:szCs w:val="24"/>
        </w:rPr>
        <w:t>Unary, Binary and Ternary Operators</w:t>
      </w:r>
    </w:p>
    <w:p w14:paraId="53458B69" w14:textId="77777777" w:rsidR="003F6C39" w:rsidRPr="007752EF" w:rsidRDefault="003F6C39" w:rsidP="003F6C39">
      <w:pPr>
        <w:pStyle w:val="ListParagraph"/>
        <w:rPr>
          <w:sz w:val="24"/>
          <w:szCs w:val="24"/>
        </w:rPr>
      </w:pPr>
      <w:proofErr w:type="gramStart"/>
      <w:r w:rsidRPr="007752EF">
        <w:rPr>
          <w:sz w:val="24"/>
          <w:szCs w:val="24"/>
        </w:rPr>
        <w:t>On the basis of</w:t>
      </w:r>
      <w:proofErr w:type="gramEnd"/>
      <w:r w:rsidRPr="007752EF">
        <w:rPr>
          <w:sz w:val="24"/>
          <w:szCs w:val="24"/>
        </w:rPr>
        <w:t xml:space="preserve"> the number of operands they work on, operators can be classified into three </w:t>
      </w:r>
      <w:proofErr w:type="gramStart"/>
      <w:r w:rsidRPr="007752EF">
        <w:rPr>
          <w:sz w:val="24"/>
          <w:szCs w:val="24"/>
        </w:rPr>
        <w:t>types :</w:t>
      </w:r>
      <w:proofErr w:type="gramEnd"/>
    </w:p>
    <w:p w14:paraId="2E02125D" w14:textId="77777777" w:rsidR="003F6C39" w:rsidRPr="007752EF" w:rsidRDefault="003F6C39" w:rsidP="003F6C39">
      <w:pPr>
        <w:pStyle w:val="ListParagraph"/>
        <w:numPr>
          <w:ilvl w:val="0"/>
          <w:numId w:val="12"/>
        </w:numPr>
        <w:rPr>
          <w:sz w:val="24"/>
          <w:szCs w:val="24"/>
        </w:rPr>
      </w:pPr>
      <w:r w:rsidRPr="007752EF">
        <w:rPr>
          <w:b/>
          <w:bCs/>
          <w:sz w:val="24"/>
          <w:szCs w:val="24"/>
        </w:rPr>
        <w:t>Unary Operators:</w:t>
      </w:r>
      <w:r w:rsidRPr="007752EF">
        <w:rPr>
          <w:sz w:val="24"/>
          <w:szCs w:val="24"/>
        </w:rPr>
        <w:t> Operators that work on single operand.</w:t>
      </w:r>
      <w:r w:rsidRPr="007752EF">
        <w:rPr>
          <w:sz w:val="24"/>
          <w:szCs w:val="24"/>
        </w:rPr>
        <w:br/>
        <w:t xml:space="preserve">Example: </w:t>
      </w:r>
      <w:proofErr w:type="gramStart"/>
      <w:r w:rsidRPr="007752EF">
        <w:rPr>
          <w:sz w:val="24"/>
          <w:szCs w:val="24"/>
        </w:rPr>
        <w:t>Increment( ++ )</w:t>
      </w:r>
      <w:proofErr w:type="gramEnd"/>
      <w:r w:rsidRPr="007752EF">
        <w:rPr>
          <w:sz w:val="24"/>
          <w:szCs w:val="24"/>
        </w:rPr>
        <w:t xml:space="preserve"> , </w:t>
      </w:r>
      <w:proofErr w:type="gramStart"/>
      <w:r w:rsidRPr="007752EF">
        <w:rPr>
          <w:sz w:val="24"/>
          <w:szCs w:val="24"/>
        </w:rPr>
        <w:t>Decrement( --</w:t>
      </w:r>
      <w:proofErr w:type="gramEnd"/>
      <w:r w:rsidRPr="007752EF">
        <w:rPr>
          <w:sz w:val="24"/>
          <w:szCs w:val="24"/>
        </w:rPr>
        <w:t xml:space="preserve"> )</w:t>
      </w:r>
    </w:p>
    <w:p w14:paraId="20873DBF" w14:textId="77777777" w:rsidR="003F6C39" w:rsidRPr="007752EF" w:rsidRDefault="003F6C39" w:rsidP="003F6C39">
      <w:pPr>
        <w:pStyle w:val="ListParagraph"/>
        <w:numPr>
          <w:ilvl w:val="0"/>
          <w:numId w:val="13"/>
        </w:numPr>
        <w:rPr>
          <w:sz w:val="24"/>
          <w:szCs w:val="24"/>
        </w:rPr>
      </w:pPr>
      <w:r w:rsidRPr="007752EF">
        <w:rPr>
          <w:b/>
          <w:bCs/>
          <w:sz w:val="24"/>
          <w:szCs w:val="24"/>
        </w:rPr>
        <w:lastRenderedPageBreak/>
        <w:t>Binary Operators:</w:t>
      </w:r>
      <w:r w:rsidRPr="007752EF">
        <w:rPr>
          <w:sz w:val="24"/>
          <w:szCs w:val="24"/>
        </w:rPr>
        <w:t> Operators that work on two operands.</w:t>
      </w:r>
      <w:r w:rsidRPr="007752EF">
        <w:rPr>
          <w:sz w:val="24"/>
          <w:szCs w:val="24"/>
        </w:rPr>
        <w:br/>
        <w:t xml:space="preserve">Example: Addition </w:t>
      </w:r>
      <w:proofErr w:type="gramStart"/>
      <w:r w:rsidRPr="007752EF">
        <w:rPr>
          <w:sz w:val="24"/>
          <w:szCs w:val="24"/>
        </w:rPr>
        <w:t>( +</w:t>
      </w:r>
      <w:proofErr w:type="gramEnd"/>
      <w:r w:rsidRPr="007752EF">
        <w:rPr>
          <w:sz w:val="24"/>
          <w:szCs w:val="24"/>
        </w:rPr>
        <w:t xml:space="preserve"> ), </w:t>
      </w:r>
      <w:proofErr w:type="gramStart"/>
      <w:r w:rsidRPr="007752EF">
        <w:rPr>
          <w:sz w:val="24"/>
          <w:szCs w:val="24"/>
        </w:rPr>
        <w:t>Subtraction( -</w:t>
      </w:r>
      <w:proofErr w:type="gramEnd"/>
      <w:r w:rsidRPr="007752EF">
        <w:rPr>
          <w:sz w:val="24"/>
          <w:szCs w:val="24"/>
        </w:rPr>
        <w:t xml:space="preserve"> </w:t>
      </w:r>
      <w:proofErr w:type="gramStart"/>
      <w:r w:rsidRPr="007752EF">
        <w:rPr>
          <w:sz w:val="24"/>
          <w:szCs w:val="24"/>
        </w:rPr>
        <w:t>) ,</w:t>
      </w:r>
      <w:proofErr w:type="gramEnd"/>
      <w:r w:rsidRPr="007752EF">
        <w:rPr>
          <w:sz w:val="24"/>
          <w:szCs w:val="24"/>
        </w:rPr>
        <w:t xml:space="preserve"> Multiplication </w:t>
      </w:r>
      <w:proofErr w:type="gramStart"/>
      <w:r w:rsidRPr="007752EF">
        <w:rPr>
          <w:sz w:val="24"/>
          <w:szCs w:val="24"/>
        </w:rPr>
        <w:t>( *</w:t>
      </w:r>
      <w:proofErr w:type="gramEnd"/>
      <w:r w:rsidRPr="007752EF">
        <w:rPr>
          <w:sz w:val="24"/>
          <w:szCs w:val="24"/>
        </w:rPr>
        <w:t xml:space="preserve"> )</w:t>
      </w:r>
    </w:p>
    <w:p w14:paraId="7F58988E" w14:textId="77777777" w:rsidR="003F6C39" w:rsidRPr="007752EF" w:rsidRDefault="003F6C39" w:rsidP="003F6C39">
      <w:pPr>
        <w:pStyle w:val="ListParagraph"/>
        <w:numPr>
          <w:ilvl w:val="0"/>
          <w:numId w:val="14"/>
        </w:numPr>
        <w:rPr>
          <w:sz w:val="24"/>
          <w:szCs w:val="24"/>
        </w:rPr>
      </w:pPr>
      <w:r w:rsidRPr="007752EF">
        <w:rPr>
          <w:b/>
          <w:bCs/>
          <w:sz w:val="24"/>
          <w:szCs w:val="24"/>
        </w:rPr>
        <w:t>Ternary Operators:</w:t>
      </w:r>
      <w:r w:rsidRPr="007752EF">
        <w:rPr>
          <w:sz w:val="24"/>
          <w:szCs w:val="24"/>
        </w:rPr>
        <w:t> Operators that work on three operands.</w:t>
      </w:r>
      <w:r w:rsidRPr="007752EF">
        <w:rPr>
          <w:sz w:val="24"/>
          <w:szCs w:val="24"/>
        </w:rPr>
        <w:br/>
        <w:t>Example</w:t>
      </w:r>
      <w:r w:rsidRPr="007752EF">
        <w:rPr>
          <w:b/>
          <w:bCs/>
          <w:sz w:val="24"/>
          <w:szCs w:val="24"/>
        </w:rPr>
        <w:t>: </w:t>
      </w:r>
      <w:r w:rsidRPr="007752EF">
        <w:rPr>
          <w:sz w:val="24"/>
          <w:szCs w:val="24"/>
        </w:rPr>
        <w:t xml:space="preserve">Conditional </w:t>
      </w:r>
      <w:proofErr w:type="gramStart"/>
      <w:r w:rsidRPr="007752EF">
        <w:rPr>
          <w:sz w:val="24"/>
          <w:szCs w:val="24"/>
        </w:rPr>
        <w:t>Operator( ?</w:t>
      </w:r>
      <w:proofErr w:type="gramEnd"/>
      <w:r w:rsidRPr="007752EF">
        <w:rPr>
          <w:sz w:val="24"/>
          <w:szCs w:val="24"/>
        </w:rPr>
        <w:t xml:space="preserve"> </w:t>
      </w:r>
      <w:proofErr w:type="gramStart"/>
      <w:r w:rsidRPr="007752EF">
        <w:rPr>
          <w:sz w:val="24"/>
          <w:szCs w:val="24"/>
        </w:rPr>
        <w:t>: )</w:t>
      </w:r>
      <w:proofErr w:type="gramEnd"/>
    </w:p>
    <w:p w14:paraId="228761CB" w14:textId="77777777" w:rsidR="003F6C39" w:rsidRPr="007752EF" w:rsidRDefault="003F6C39" w:rsidP="003F6C39">
      <w:pPr>
        <w:pStyle w:val="ListParagraph"/>
        <w:rPr>
          <w:sz w:val="24"/>
          <w:szCs w:val="24"/>
        </w:rPr>
      </w:pPr>
    </w:p>
    <w:p w14:paraId="647C9267" w14:textId="77777777" w:rsidR="003F6C39" w:rsidRPr="007752EF" w:rsidRDefault="003F6C39" w:rsidP="003F6C39">
      <w:pPr>
        <w:pStyle w:val="ListParagraph"/>
        <w:rPr>
          <w:b/>
          <w:bCs/>
          <w:sz w:val="24"/>
          <w:szCs w:val="24"/>
        </w:rPr>
      </w:pPr>
      <w:r w:rsidRPr="007752EF">
        <w:rPr>
          <w:b/>
          <w:bCs/>
          <w:sz w:val="24"/>
          <w:szCs w:val="24"/>
        </w:rPr>
        <w:t>Types of Operators in C</w:t>
      </w:r>
    </w:p>
    <w:p w14:paraId="1A09567C" w14:textId="77777777" w:rsidR="003F6C39" w:rsidRPr="007752EF" w:rsidRDefault="003F6C39" w:rsidP="003F6C39">
      <w:pPr>
        <w:pStyle w:val="ListParagraph"/>
        <w:rPr>
          <w:sz w:val="24"/>
          <w:szCs w:val="24"/>
        </w:rPr>
      </w:pPr>
      <w:r w:rsidRPr="007752EF">
        <w:rPr>
          <w:sz w:val="24"/>
          <w:szCs w:val="24"/>
        </w:rPr>
        <w:t>C language provides a wide range of built in operators that can be classified into 6 types based on their functionality:</w:t>
      </w:r>
    </w:p>
    <w:p w14:paraId="04472DF0" w14:textId="7C152F46" w:rsidR="003F6C39" w:rsidRPr="007752EF" w:rsidRDefault="003F6C39" w:rsidP="003F6C39">
      <w:pPr>
        <w:pStyle w:val="ListParagraph"/>
        <w:rPr>
          <w:b/>
          <w:bCs/>
          <w:sz w:val="24"/>
          <w:szCs w:val="24"/>
        </w:rPr>
      </w:pPr>
      <w:r w:rsidRPr="007752EF">
        <w:rPr>
          <w:sz w:val="24"/>
          <w:szCs w:val="24"/>
        </w:rPr>
        <w:t>1.</w:t>
      </w:r>
      <w:r w:rsidRPr="007752EF">
        <w:rPr>
          <w:rFonts w:ascii="var(--font-secondary)" w:eastAsia="Times New Roman" w:hAnsi="var(--font-secondary)" w:cs="Times New Roman"/>
          <w:b/>
          <w:bCs/>
          <w:color w:val="273239"/>
          <w:spacing w:val="2"/>
          <w:kern w:val="0"/>
          <w:sz w:val="24"/>
          <w:szCs w:val="24"/>
          <w:bdr w:val="none" w:sz="0" w:space="0" w:color="auto" w:frame="1"/>
          <w:lang w:eastAsia="en-IN"/>
          <w14:ligatures w14:val="none"/>
        </w:rPr>
        <w:t xml:space="preserve"> </w:t>
      </w:r>
      <w:r w:rsidRPr="007752EF">
        <w:rPr>
          <w:b/>
          <w:bCs/>
          <w:sz w:val="24"/>
          <w:szCs w:val="24"/>
        </w:rPr>
        <w:t>Arithmetic Operators</w:t>
      </w:r>
    </w:p>
    <w:p w14:paraId="2E1C8912" w14:textId="77777777" w:rsidR="003F6C39" w:rsidRPr="007752EF" w:rsidRDefault="003F6C39" w:rsidP="003F6C39">
      <w:pPr>
        <w:pStyle w:val="ListParagraph"/>
        <w:rPr>
          <w:b/>
          <w:bCs/>
          <w:sz w:val="24"/>
          <w:szCs w:val="24"/>
        </w:rPr>
      </w:pPr>
      <w:r w:rsidRPr="007752EF">
        <w:rPr>
          <w:sz w:val="24"/>
          <w:szCs w:val="24"/>
        </w:rPr>
        <w:t xml:space="preserve">2. </w:t>
      </w:r>
      <w:r w:rsidRPr="007752EF">
        <w:rPr>
          <w:b/>
          <w:bCs/>
          <w:sz w:val="24"/>
          <w:szCs w:val="24"/>
        </w:rPr>
        <w:t>Relational Operators</w:t>
      </w:r>
    </w:p>
    <w:p w14:paraId="60C8C02C" w14:textId="277B870B" w:rsidR="003F6C39" w:rsidRPr="007752EF" w:rsidRDefault="003F6C39" w:rsidP="003F6C39">
      <w:pPr>
        <w:pStyle w:val="ListParagraph"/>
        <w:rPr>
          <w:b/>
          <w:bCs/>
          <w:sz w:val="24"/>
          <w:szCs w:val="24"/>
        </w:rPr>
      </w:pPr>
      <w:r w:rsidRPr="007752EF">
        <w:rPr>
          <w:sz w:val="24"/>
          <w:szCs w:val="24"/>
        </w:rPr>
        <w:t>3.</w:t>
      </w:r>
      <w:r w:rsidRPr="007752EF">
        <w:rPr>
          <w:rFonts w:ascii="var(--font-secondary)" w:eastAsia="Times New Roman" w:hAnsi="var(--font-secondary)" w:cs="Times New Roman"/>
          <w:b/>
          <w:bCs/>
          <w:color w:val="273239"/>
          <w:spacing w:val="2"/>
          <w:kern w:val="0"/>
          <w:sz w:val="24"/>
          <w:szCs w:val="24"/>
          <w:bdr w:val="none" w:sz="0" w:space="0" w:color="auto" w:frame="1"/>
          <w:lang w:eastAsia="en-IN"/>
          <w14:ligatures w14:val="none"/>
        </w:rPr>
        <w:t xml:space="preserve"> </w:t>
      </w:r>
      <w:r w:rsidRPr="007752EF">
        <w:rPr>
          <w:b/>
          <w:bCs/>
          <w:sz w:val="24"/>
          <w:szCs w:val="24"/>
        </w:rPr>
        <w:t>Logical Operator</w:t>
      </w:r>
    </w:p>
    <w:p w14:paraId="359606F5" w14:textId="7BDC473F" w:rsidR="003F6C39" w:rsidRPr="007752EF" w:rsidRDefault="003F6C39" w:rsidP="003F6C39">
      <w:pPr>
        <w:pStyle w:val="ListParagraph"/>
        <w:rPr>
          <w:b/>
          <w:bCs/>
          <w:sz w:val="24"/>
          <w:szCs w:val="24"/>
        </w:rPr>
      </w:pPr>
      <w:r w:rsidRPr="007752EF">
        <w:rPr>
          <w:sz w:val="24"/>
          <w:szCs w:val="24"/>
        </w:rPr>
        <w:t>4.</w:t>
      </w:r>
      <w:r w:rsidRPr="007752EF">
        <w:rPr>
          <w:rFonts w:ascii="var(--font-secondary)" w:eastAsia="Times New Roman" w:hAnsi="var(--font-secondary)" w:cs="Times New Roman"/>
          <w:b/>
          <w:bCs/>
          <w:color w:val="273239"/>
          <w:spacing w:val="2"/>
          <w:kern w:val="0"/>
          <w:sz w:val="24"/>
          <w:szCs w:val="24"/>
          <w:bdr w:val="none" w:sz="0" w:space="0" w:color="auto" w:frame="1"/>
          <w:lang w:eastAsia="en-IN"/>
          <w14:ligatures w14:val="none"/>
        </w:rPr>
        <w:t xml:space="preserve"> </w:t>
      </w:r>
      <w:r w:rsidRPr="007752EF">
        <w:rPr>
          <w:b/>
          <w:bCs/>
          <w:sz w:val="24"/>
          <w:szCs w:val="24"/>
        </w:rPr>
        <w:t>Bitwise Operators</w:t>
      </w:r>
    </w:p>
    <w:p w14:paraId="6A66E867" w14:textId="1C4A41D9" w:rsidR="00431B4B" w:rsidRPr="007752EF" w:rsidRDefault="003F6C39" w:rsidP="00431B4B">
      <w:pPr>
        <w:pStyle w:val="ListParagraph"/>
        <w:rPr>
          <w:b/>
          <w:bCs/>
          <w:sz w:val="24"/>
          <w:szCs w:val="24"/>
        </w:rPr>
      </w:pPr>
      <w:r w:rsidRPr="007752EF">
        <w:rPr>
          <w:sz w:val="24"/>
          <w:szCs w:val="24"/>
        </w:rPr>
        <w:t>5.</w:t>
      </w:r>
      <w:r w:rsidR="00431B4B" w:rsidRPr="007752EF">
        <w:rPr>
          <w:rFonts w:ascii="var(--font-secondary)" w:eastAsia="Times New Roman" w:hAnsi="var(--font-secondary)" w:cs="Times New Roman"/>
          <w:b/>
          <w:bCs/>
          <w:color w:val="273239"/>
          <w:spacing w:val="2"/>
          <w:kern w:val="0"/>
          <w:sz w:val="24"/>
          <w:szCs w:val="24"/>
          <w:bdr w:val="none" w:sz="0" w:space="0" w:color="auto" w:frame="1"/>
          <w:lang w:eastAsia="en-IN"/>
          <w14:ligatures w14:val="none"/>
        </w:rPr>
        <w:t xml:space="preserve"> </w:t>
      </w:r>
      <w:r w:rsidR="00431B4B" w:rsidRPr="007752EF">
        <w:rPr>
          <w:b/>
          <w:bCs/>
          <w:sz w:val="24"/>
          <w:szCs w:val="24"/>
        </w:rPr>
        <w:t>Assignment Operators</w:t>
      </w:r>
    </w:p>
    <w:p w14:paraId="6E744A86" w14:textId="48AAEE7C" w:rsidR="00431B4B" w:rsidRPr="007752EF" w:rsidRDefault="003F6C39" w:rsidP="00431B4B">
      <w:pPr>
        <w:pStyle w:val="ListParagraph"/>
        <w:rPr>
          <w:b/>
          <w:bCs/>
          <w:sz w:val="24"/>
          <w:szCs w:val="24"/>
        </w:rPr>
      </w:pPr>
      <w:r w:rsidRPr="007752EF">
        <w:rPr>
          <w:sz w:val="24"/>
          <w:szCs w:val="24"/>
        </w:rPr>
        <w:t>6.</w:t>
      </w:r>
      <w:r w:rsidR="00431B4B" w:rsidRPr="007752EF">
        <w:rPr>
          <w:rFonts w:ascii="var(--font-secondary)" w:eastAsia="Times New Roman" w:hAnsi="var(--font-secondary)" w:cs="Times New Roman"/>
          <w:b/>
          <w:bCs/>
          <w:color w:val="273239"/>
          <w:spacing w:val="2"/>
          <w:kern w:val="0"/>
          <w:sz w:val="24"/>
          <w:szCs w:val="24"/>
          <w:bdr w:val="none" w:sz="0" w:space="0" w:color="auto" w:frame="1"/>
          <w:lang w:eastAsia="en-IN"/>
          <w14:ligatures w14:val="none"/>
        </w:rPr>
        <w:t xml:space="preserve"> </w:t>
      </w:r>
      <w:r w:rsidR="00431B4B" w:rsidRPr="007752EF">
        <w:rPr>
          <w:b/>
          <w:bCs/>
          <w:sz w:val="24"/>
          <w:szCs w:val="24"/>
        </w:rPr>
        <w:t>Other Operators</w:t>
      </w:r>
    </w:p>
    <w:p w14:paraId="7DA5F64D" w14:textId="77777777" w:rsidR="00431B4B" w:rsidRPr="007752EF" w:rsidRDefault="00431B4B" w:rsidP="00431B4B">
      <w:pPr>
        <w:pStyle w:val="ListParagraph"/>
        <w:rPr>
          <w:b/>
          <w:bCs/>
          <w:sz w:val="24"/>
          <w:szCs w:val="24"/>
        </w:rPr>
      </w:pPr>
    </w:p>
    <w:p w14:paraId="1A917DBD" w14:textId="77777777" w:rsidR="00431B4B" w:rsidRPr="007752EF" w:rsidRDefault="00431B4B" w:rsidP="00431B4B">
      <w:pPr>
        <w:pStyle w:val="ListParagraph"/>
        <w:rPr>
          <w:b/>
          <w:bCs/>
          <w:sz w:val="24"/>
          <w:szCs w:val="24"/>
        </w:rPr>
      </w:pPr>
      <w:r w:rsidRPr="007752EF">
        <w:rPr>
          <w:b/>
          <w:bCs/>
          <w:sz w:val="24"/>
          <w:szCs w:val="24"/>
        </w:rPr>
        <w:t>Arithmetic Operators</w:t>
      </w:r>
    </w:p>
    <w:p w14:paraId="5A918A42" w14:textId="77777777" w:rsidR="00431B4B" w:rsidRPr="007752EF" w:rsidRDefault="00431B4B" w:rsidP="00431B4B">
      <w:pPr>
        <w:pStyle w:val="ListParagraph"/>
        <w:rPr>
          <w:b/>
          <w:bCs/>
          <w:sz w:val="24"/>
          <w:szCs w:val="24"/>
        </w:rPr>
      </w:pPr>
      <w:r w:rsidRPr="007752EF">
        <w:rPr>
          <w:b/>
          <w:bCs/>
          <w:sz w:val="24"/>
          <w:szCs w:val="24"/>
        </w:rPr>
        <w:t>The </w:t>
      </w:r>
      <w:hyperlink r:id="rId7" w:tgtFrame="_blank" w:history="1">
        <w:r w:rsidRPr="007752EF">
          <w:rPr>
            <w:rStyle w:val="Hyperlink"/>
            <w:b/>
            <w:bCs/>
            <w:sz w:val="24"/>
            <w:szCs w:val="24"/>
          </w:rPr>
          <w:t>arithmetic operators</w:t>
        </w:r>
      </w:hyperlink>
      <w:r w:rsidRPr="007752EF">
        <w:rPr>
          <w:b/>
          <w:bCs/>
          <w:sz w:val="24"/>
          <w:szCs w:val="24"/>
        </w:rPr>
        <w:t> are used to perform arithmetic/mathematical operations on operands. </w:t>
      </w:r>
    </w:p>
    <w:p w14:paraId="5332EB6A" w14:textId="77777777" w:rsidR="00431B4B" w:rsidRPr="007752EF" w:rsidRDefault="00431B4B" w:rsidP="00431B4B">
      <w:pPr>
        <w:pStyle w:val="ListParagraph"/>
        <w:rPr>
          <w:b/>
          <w:bCs/>
          <w:sz w:val="24"/>
          <w:szCs w:val="24"/>
        </w:rPr>
      </w:pPr>
    </w:p>
    <w:p w14:paraId="2E110A2B" w14:textId="7BCE8A41" w:rsidR="00431B4B" w:rsidRPr="007752EF" w:rsidRDefault="00431B4B" w:rsidP="00431B4B">
      <w:pPr>
        <w:pStyle w:val="ListParagraph"/>
        <w:rPr>
          <w:b/>
          <w:bCs/>
          <w:sz w:val="24"/>
          <w:szCs w:val="24"/>
        </w:rPr>
      </w:pPr>
      <w:r w:rsidRPr="007752EF">
        <w:rPr>
          <w:b/>
          <w:bCs/>
          <w:sz w:val="24"/>
          <w:szCs w:val="24"/>
        </w:rPr>
        <w:t>Relational Operators:</w:t>
      </w:r>
    </w:p>
    <w:p w14:paraId="5F6993E0" w14:textId="77777777" w:rsidR="00431B4B" w:rsidRPr="007752EF" w:rsidRDefault="00431B4B" w:rsidP="00431B4B">
      <w:pPr>
        <w:pStyle w:val="ListParagraph"/>
        <w:rPr>
          <w:b/>
          <w:bCs/>
          <w:sz w:val="24"/>
          <w:szCs w:val="24"/>
        </w:rPr>
      </w:pPr>
      <w:r w:rsidRPr="007752EF">
        <w:rPr>
          <w:b/>
          <w:bCs/>
          <w:sz w:val="24"/>
          <w:szCs w:val="24"/>
        </w:rPr>
        <w:t xml:space="preserve">In C, relational operators are the symbols that are used for comparison between two values to understand the type of relationship a pair of numbers shares. The result that we get after the relational operation is a </w:t>
      </w:r>
      <w:proofErr w:type="spellStart"/>
      <w:r w:rsidRPr="007752EF">
        <w:rPr>
          <w:b/>
          <w:bCs/>
          <w:sz w:val="24"/>
          <w:szCs w:val="24"/>
        </w:rPr>
        <w:t>boolean</w:t>
      </w:r>
      <w:proofErr w:type="spellEnd"/>
      <w:r w:rsidRPr="007752EF">
        <w:rPr>
          <w:b/>
          <w:bCs/>
          <w:sz w:val="24"/>
          <w:szCs w:val="24"/>
        </w:rPr>
        <w:t xml:space="preserve"> value, that tells whether the comparison is true or false. Relational operators are mainly used in conditional statements and loops to check the conditions in C programming.</w:t>
      </w:r>
    </w:p>
    <w:p w14:paraId="045EB589" w14:textId="06D5C73F" w:rsidR="00431B4B" w:rsidRPr="007752EF" w:rsidRDefault="00431B4B" w:rsidP="00431B4B">
      <w:pPr>
        <w:pStyle w:val="ListParagraph"/>
        <w:rPr>
          <w:b/>
          <w:bCs/>
          <w:sz w:val="24"/>
          <w:szCs w:val="24"/>
        </w:rPr>
      </w:pPr>
      <w:r w:rsidRPr="007752EF">
        <w:rPr>
          <w:b/>
          <w:bCs/>
          <w:noProof/>
          <w:sz w:val="24"/>
          <w:szCs w:val="24"/>
        </w:rPr>
        <mc:AlternateContent>
          <mc:Choice Requires="wps">
            <w:drawing>
              <wp:inline distT="0" distB="0" distL="0" distR="0" wp14:anchorId="0924AF66" wp14:editId="0C273BCF">
                <wp:extent cx="304800" cy="304800"/>
                <wp:effectExtent l="0" t="0" r="0" b="0"/>
                <wp:docPr id="1112398551" name="Rectangle 2" descr="c-relational-operato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270BE" id="Rectangle 2" o:spid="_x0000_s1026" alt="c-relational-operato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A04DC" w:rsidRPr="007752EF">
        <w:rPr>
          <w:b/>
          <w:bCs/>
          <w:noProof/>
          <w:sz w:val="24"/>
          <w:szCs w:val="24"/>
        </w:rPr>
        <w:drawing>
          <wp:inline distT="0" distB="0" distL="0" distR="0" wp14:anchorId="72CDCCB0" wp14:editId="23813EBB">
            <wp:extent cx="3479800" cy="2156496"/>
            <wp:effectExtent l="0" t="0" r="6350" b="0"/>
            <wp:docPr id="489006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1105" cy="2163502"/>
                    </a:xfrm>
                    <a:prstGeom prst="rect">
                      <a:avLst/>
                    </a:prstGeom>
                    <a:noFill/>
                  </pic:spPr>
                </pic:pic>
              </a:graphicData>
            </a:graphic>
          </wp:inline>
        </w:drawing>
      </w:r>
    </w:p>
    <w:p w14:paraId="4C803976" w14:textId="77777777" w:rsidR="00431B4B" w:rsidRPr="007752EF" w:rsidRDefault="00431B4B" w:rsidP="00431B4B">
      <w:pPr>
        <w:pStyle w:val="ListParagraph"/>
        <w:rPr>
          <w:b/>
          <w:bCs/>
          <w:sz w:val="24"/>
          <w:szCs w:val="24"/>
        </w:rPr>
      </w:pPr>
    </w:p>
    <w:p w14:paraId="72038A0D" w14:textId="77777777" w:rsidR="002A04DC" w:rsidRPr="007752EF" w:rsidRDefault="002A04DC" w:rsidP="002A04DC">
      <w:pPr>
        <w:pStyle w:val="ListParagraph"/>
        <w:rPr>
          <w:b/>
          <w:bCs/>
          <w:sz w:val="24"/>
          <w:szCs w:val="24"/>
        </w:rPr>
      </w:pPr>
      <w:r w:rsidRPr="007752EF">
        <w:rPr>
          <w:b/>
          <w:bCs/>
          <w:sz w:val="24"/>
          <w:szCs w:val="24"/>
        </w:rPr>
        <w:t>Logical Operator</w:t>
      </w:r>
    </w:p>
    <w:p w14:paraId="0CD41394" w14:textId="77777777" w:rsidR="002A04DC" w:rsidRPr="007752EF" w:rsidRDefault="002A04DC" w:rsidP="002A04DC">
      <w:pPr>
        <w:pStyle w:val="ListParagraph"/>
        <w:rPr>
          <w:sz w:val="24"/>
          <w:szCs w:val="24"/>
        </w:rPr>
      </w:pPr>
      <w:hyperlink r:id="rId9" w:tgtFrame="_blank" w:history="1">
        <w:r w:rsidRPr="007752EF">
          <w:rPr>
            <w:rStyle w:val="Hyperlink"/>
            <w:b/>
            <w:bCs/>
            <w:sz w:val="24"/>
            <w:szCs w:val="24"/>
          </w:rPr>
          <w:t>Logical Operators</w:t>
        </w:r>
      </w:hyperlink>
      <w:r w:rsidRPr="007752EF">
        <w:rPr>
          <w:sz w:val="24"/>
          <w:szCs w:val="24"/>
        </w:rPr>
        <w:t> are used to combine two or more conditions/constraints or to complement the evaluation of the original condition in consideration. The result of the operation of a logical operator is a Boolean value either </w:t>
      </w:r>
      <w:r w:rsidRPr="007752EF">
        <w:rPr>
          <w:b/>
          <w:bCs/>
          <w:sz w:val="24"/>
          <w:szCs w:val="24"/>
        </w:rPr>
        <w:t>true</w:t>
      </w:r>
      <w:r w:rsidRPr="007752EF">
        <w:rPr>
          <w:sz w:val="24"/>
          <w:szCs w:val="24"/>
        </w:rPr>
        <w:t> or </w:t>
      </w:r>
      <w:r w:rsidRPr="007752EF">
        <w:rPr>
          <w:b/>
          <w:bCs/>
          <w:sz w:val="24"/>
          <w:szCs w:val="24"/>
        </w:rPr>
        <w:t>false</w:t>
      </w:r>
      <w:r w:rsidRPr="007752EF">
        <w:rPr>
          <w:sz w:val="24"/>
          <w:szCs w:val="24"/>
        </w:rPr>
        <w:t>.</w:t>
      </w:r>
    </w:p>
    <w:tbl>
      <w:tblPr>
        <w:tblW w:w="0" w:type="auto"/>
        <w:shd w:val="clear" w:color="auto" w:fill="FFFFFF"/>
        <w:tblCellMar>
          <w:left w:w="0" w:type="dxa"/>
          <w:right w:w="0" w:type="dxa"/>
        </w:tblCellMar>
        <w:tblLook w:val="04A0" w:firstRow="1" w:lastRow="0" w:firstColumn="1" w:lastColumn="0" w:noHBand="0" w:noVBand="1"/>
      </w:tblPr>
      <w:tblGrid>
        <w:gridCol w:w="1730"/>
        <w:gridCol w:w="1924"/>
        <w:gridCol w:w="2159"/>
        <w:gridCol w:w="1730"/>
      </w:tblGrid>
      <w:tr w:rsidR="002A04DC" w:rsidRPr="007752EF" w14:paraId="529A6356" w14:textId="77777777" w:rsidTr="002A04DC">
        <w:trPr>
          <w:trHeight w:val="370"/>
          <w:tblHeader/>
        </w:trPr>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EFFDC2C" w14:textId="77777777" w:rsidR="002A04DC" w:rsidRPr="007752EF" w:rsidRDefault="002A04DC" w:rsidP="002A04DC">
            <w:pPr>
              <w:pStyle w:val="ListParagraph"/>
              <w:rPr>
                <w:b/>
                <w:bCs/>
                <w:sz w:val="24"/>
                <w:szCs w:val="24"/>
              </w:rPr>
            </w:pPr>
            <w:r w:rsidRPr="007752EF">
              <w:rPr>
                <w:b/>
                <w:bCs/>
                <w:sz w:val="24"/>
                <w:szCs w:val="24"/>
              </w:rPr>
              <w:lastRenderedPageBreak/>
              <w:t>Symbol</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8AE61CB" w14:textId="77777777" w:rsidR="002A04DC" w:rsidRPr="007752EF" w:rsidRDefault="002A04DC" w:rsidP="002A04DC">
            <w:pPr>
              <w:pStyle w:val="ListParagraph"/>
              <w:rPr>
                <w:b/>
                <w:bCs/>
                <w:sz w:val="24"/>
                <w:szCs w:val="24"/>
              </w:rPr>
            </w:pPr>
            <w:r w:rsidRPr="007752EF">
              <w:rPr>
                <w:b/>
                <w:bCs/>
                <w:sz w:val="24"/>
                <w:szCs w:val="24"/>
              </w:rPr>
              <w:t>Operator</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4EA9278" w14:textId="77777777" w:rsidR="002A04DC" w:rsidRPr="007752EF" w:rsidRDefault="002A04DC" w:rsidP="002A04DC">
            <w:pPr>
              <w:pStyle w:val="ListParagraph"/>
              <w:rPr>
                <w:b/>
                <w:bCs/>
                <w:sz w:val="24"/>
                <w:szCs w:val="24"/>
              </w:rPr>
            </w:pPr>
            <w:r w:rsidRPr="007752EF">
              <w:rPr>
                <w:b/>
                <w:bCs/>
                <w:sz w:val="24"/>
                <w:szCs w:val="24"/>
              </w:rPr>
              <w:t>Description</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601EAD2" w14:textId="77777777" w:rsidR="002A04DC" w:rsidRPr="007752EF" w:rsidRDefault="002A04DC" w:rsidP="002A04DC">
            <w:pPr>
              <w:pStyle w:val="ListParagraph"/>
              <w:rPr>
                <w:b/>
                <w:bCs/>
                <w:sz w:val="24"/>
                <w:szCs w:val="24"/>
              </w:rPr>
            </w:pPr>
            <w:r w:rsidRPr="007752EF">
              <w:rPr>
                <w:b/>
                <w:bCs/>
                <w:sz w:val="24"/>
                <w:szCs w:val="24"/>
              </w:rPr>
              <w:t>Syntax</w:t>
            </w:r>
          </w:p>
        </w:tc>
      </w:tr>
      <w:tr w:rsidR="002A04DC" w:rsidRPr="007752EF" w14:paraId="248C0170" w14:textId="77777777" w:rsidTr="002A04DC">
        <w:trPr>
          <w:trHeight w:val="1220"/>
        </w:trPr>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1CD69" w14:textId="77777777" w:rsidR="002A04DC" w:rsidRPr="007752EF" w:rsidRDefault="002A04DC" w:rsidP="002A04DC">
            <w:pPr>
              <w:pStyle w:val="ListParagraph"/>
              <w:rPr>
                <w:sz w:val="24"/>
                <w:szCs w:val="24"/>
              </w:rPr>
            </w:pPr>
            <w:r w:rsidRPr="007752EF">
              <w:rPr>
                <w:b/>
                <w:bCs/>
                <w:sz w:val="24"/>
                <w:szCs w:val="24"/>
              </w:rPr>
              <w:t>&amp;&amp;</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91EF96" w14:textId="77777777" w:rsidR="002A04DC" w:rsidRPr="007752EF" w:rsidRDefault="002A04DC" w:rsidP="002A04DC">
            <w:pPr>
              <w:pStyle w:val="ListParagraph"/>
              <w:rPr>
                <w:sz w:val="24"/>
                <w:szCs w:val="24"/>
              </w:rPr>
            </w:pPr>
            <w:r w:rsidRPr="007752EF">
              <w:rPr>
                <w:b/>
                <w:bCs/>
                <w:sz w:val="24"/>
                <w:szCs w:val="24"/>
              </w:rPr>
              <w:t>Logical AND</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14169" w14:textId="77777777" w:rsidR="002A04DC" w:rsidRPr="007752EF" w:rsidRDefault="002A04DC" w:rsidP="002A04DC">
            <w:pPr>
              <w:pStyle w:val="ListParagraph"/>
              <w:rPr>
                <w:sz w:val="24"/>
                <w:szCs w:val="24"/>
              </w:rPr>
            </w:pPr>
            <w:r w:rsidRPr="007752EF">
              <w:rPr>
                <w:sz w:val="24"/>
                <w:szCs w:val="24"/>
              </w:rPr>
              <w:t>Returns true if both the operands are true.</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570CA0" w14:textId="77777777" w:rsidR="002A04DC" w:rsidRPr="007752EF" w:rsidRDefault="002A04DC" w:rsidP="002A04DC">
            <w:pPr>
              <w:pStyle w:val="ListParagraph"/>
              <w:rPr>
                <w:sz w:val="24"/>
                <w:szCs w:val="24"/>
              </w:rPr>
            </w:pPr>
            <w:r w:rsidRPr="007752EF">
              <w:rPr>
                <w:b/>
                <w:bCs/>
                <w:sz w:val="24"/>
                <w:szCs w:val="24"/>
              </w:rPr>
              <w:t>a &amp;&amp; b</w:t>
            </w:r>
          </w:p>
        </w:tc>
      </w:tr>
      <w:tr w:rsidR="002A04DC" w:rsidRPr="007752EF" w14:paraId="572F73C6" w14:textId="77777777" w:rsidTr="002A04DC">
        <w:trPr>
          <w:trHeight w:val="1455"/>
        </w:trPr>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1FD8B7" w14:textId="77777777" w:rsidR="002A04DC" w:rsidRPr="007752EF" w:rsidRDefault="002A04DC" w:rsidP="002A04DC">
            <w:pPr>
              <w:pStyle w:val="ListParagraph"/>
              <w:rPr>
                <w:sz w:val="24"/>
                <w:szCs w:val="24"/>
              </w:rPr>
            </w:pPr>
            <w:r w:rsidRPr="007752EF">
              <w:rPr>
                <w:b/>
                <w:bCs/>
                <w:sz w:val="24"/>
                <w:szCs w:val="24"/>
              </w:rPr>
              <w:t>||</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C9B2B5" w14:textId="77777777" w:rsidR="002A04DC" w:rsidRPr="007752EF" w:rsidRDefault="002A04DC" w:rsidP="002A04DC">
            <w:pPr>
              <w:pStyle w:val="ListParagraph"/>
              <w:rPr>
                <w:sz w:val="24"/>
                <w:szCs w:val="24"/>
              </w:rPr>
            </w:pPr>
            <w:r w:rsidRPr="007752EF">
              <w:rPr>
                <w:b/>
                <w:bCs/>
                <w:sz w:val="24"/>
                <w:szCs w:val="24"/>
              </w:rPr>
              <w:t>Logical OR</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D99582" w14:textId="77777777" w:rsidR="002A04DC" w:rsidRPr="007752EF" w:rsidRDefault="002A04DC" w:rsidP="002A04DC">
            <w:pPr>
              <w:pStyle w:val="ListParagraph"/>
              <w:rPr>
                <w:sz w:val="24"/>
                <w:szCs w:val="24"/>
              </w:rPr>
            </w:pPr>
            <w:r w:rsidRPr="007752EF">
              <w:rPr>
                <w:sz w:val="24"/>
                <w:szCs w:val="24"/>
              </w:rPr>
              <w:t>Returns true if both or any of the operand is true.</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496834"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66645AB3" w14:textId="77777777" w:rsidTr="002A04DC">
        <w:trPr>
          <w:trHeight w:val="967"/>
        </w:trPr>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794786" w14:textId="77777777" w:rsidR="002A04DC" w:rsidRPr="007752EF" w:rsidRDefault="002A04DC" w:rsidP="002A04DC">
            <w:pPr>
              <w:pStyle w:val="ListParagraph"/>
              <w:rPr>
                <w:sz w:val="24"/>
                <w:szCs w:val="24"/>
              </w:rPr>
            </w:pPr>
            <w:r w:rsidRPr="007752EF">
              <w:rPr>
                <w:b/>
                <w:bCs/>
                <w:sz w:val="24"/>
                <w:szCs w:val="24"/>
              </w:rPr>
              <w:t>!</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B9BC4B" w14:textId="77777777" w:rsidR="002A04DC" w:rsidRPr="007752EF" w:rsidRDefault="002A04DC" w:rsidP="002A04DC">
            <w:pPr>
              <w:pStyle w:val="ListParagraph"/>
              <w:rPr>
                <w:sz w:val="24"/>
                <w:szCs w:val="24"/>
              </w:rPr>
            </w:pPr>
            <w:r w:rsidRPr="007752EF">
              <w:rPr>
                <w:b/>
                <w:bCs/>
                <w:sz w:val="24"/>
                <w:szCs w:val="24"/>
              </w:rPr>
              <w:t>Logical NOT</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795035" w14:textId="77777777" w:rsidR="002A04DC" w:rsidRPr="007752EF" w:rsidRDefault="002A04DC" w:rsidP="002A04DC">
            <w:pPr>
              <w:pStyle w:val="ListParagraph"/>
              <w:rPr>
                <w:sz w:val="24"/>
                <w:szCs w:val="24"/>
              </w:rPr>
            </w:pPr>
            <w:r w:rsidRPr="007752EF">
              <w:rPr>
                <w:sz w:val="24"/>
                <w:szCs w:val="24"/>
              </w:rPr>
              <w:t>Returns true if the operand is false.</w:t>
            </w:r>
          </w:p>
        </w:tc>
        <w:tc>
          <w:tcPr>
            <w:tcW w:w="173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6B541" w14:textId="77777777" w:rsidR="002A04DC" w:rsidRPr="007752EF" w:rsidRDefault="002A04DC" w:rsidP="002A04DC">
            <w:pPr>
              <w:pStyle w:val="ListParagraph"/>
              <w:rPr>
                <w:sz w:val="24"/>
                <w:szCs w:val="24"/>
              </w:rPr>
            </w:pPr>
            <w:proofErr w:type="gramStart"/>
            <w:r w:rsidRPr="007752EF">
              <w:rPr>
                <w:b/>
                <w:bCs/>
                <w:sz w:val="24"/>
                <w:szCs w:val="24"/>
              </w:rPr>
              <w:t>!a</w:t>
            </w:r>
            <w:proofErr w:type="gramEnd"/>
          </w:p>
        </w:tc>
      </w:tr>
    </w:tbl>
    <w:p w14:paraId="75C837A5" w14:textId="34C0CEC2" w:rsidR="002A04DC" w:rsidRPr="007752EF" w:rsidRDefault="002A04DC" w:rsidP="002A04DC">
      <w:pPr>
        <w:pStyle w:val="ListParagraph"/>
        <w:rPr>
          <w:b/>
          <w:bCs/>
          <w:sz w:val="24"/>
          <w:szCs w:val="24"/>
        </w:rPr>
      </w:pPr>
      <w:r w:rsidRPr="007752EF">
        <w:rPr>
          <w:noProof/>
          <w:sz w:val="24"/>
          <w:szCs w:val="24"/>
        </w:rPr>
        <mc:AlternateContent>
          <mc:Choice Requires="wps">
            <w:drawing>
              <wp:inline distT="0" distB="0" distL="0" distR="0" wp14:anchorId="4DDD998F" wp14:editId="7E26D2BA">
                <wp:extent cx="304800" cy="304800"/>
                <wp:effectExtent l="0" t="0" r="0" b="0"/>
                <wp:docPr id="959722469" name="Rectangle 3" descr="c-relational-operato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A8D15" id="Rectangle 3" o:spid="_x0000_s1026" alt="c-relational-operato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752EF">
        <w:rPr>
          <w:rFonts w:ascii="var(--font-secondary)" w:eastAsia="Times New Roman" w:hAnsi="var(--font-secondary)" w:cs="Times New Roman"/>
          <w:b/>
          <w:bCs/>
          <w:color w:val="273239"/>
          <w:spacing w:val="2"/>
          <w:kern w:val="0"/>
          <w:sz w:val="24"/>
          <w:szCs w:val="24"/>
          <w:bdr w:val="none" w:sz="0" w:space="0" w:color="auto" w:frame="1"/>
          <w:lang w:eastAsia="en-IN"/>
          <w14:ligatures w14:val="none"/>
        </w:rPr>
        <w:t xml:space="preserve"> </w:t>
      </w:r>
      <w:r w:rsidRPr="007752EF">
        <w:rPr>
          <w:b/>
          <w:bCs/>
          <w:sz w:val="24"/>
          <w:szCs w:val="24"/>
        </w:rPr>
        <w:t>Bitwise Operators</w:t>
      </w:r>
    </w:p>
    <w:p w14:paraId="1D0BBC1D" w14:textId="77777777" w:rsidR="002A04DC" w:rsidRPr="007752EF" w:rsidRDefault="002A04DC" w:rsidP="002A04DC">
      <w:pPr>
        <w:pStyle w:val="ListParagraph"/>
        <w:rPr>
          <w:sz w:val="24"/>
          <w:szCs w:val="24"/>
        </w:rPr>
      </w:pPr>
      <w:r w:rsidRPr="007752EF">
        <w:rPr>
          <w:sz w:val="24"/>
          <w:szCs w:val="24"/>
        </w:rPr>
        <w:t>The </w:t>
      </w:r>
      <w:hyperlink r:id="rId10" w:tgtFrame="_blank" w:history="1">
        <w:r w:rsidRPr="007752EF">
          <w:rPr>
            <w:rStyle w:val="Hyperlink"/>
            <w:b/>
            <w:bCs/>
            <w:sz w:val="24"/>
            <w:szCs w:val="24"/>
          </w:rPr>
          <w:t>Bitwise operators</w:t>
        </w:r>
      </w:hyperlink>
      <w:r w:rsidRPr="007752EF">
        <w:rPr>
          <w:sz w:val="24"/>
          <w:szCs w:val="24"/>
        </w:rPr>
        <w:t> are used to perform bit-level operations on the operands. The operators are first converted to bit-level and then the calculation is performed on the operands.</w:t>
      </w:r>
    </w:p>
    <w:p w14:paraId="663C7215" w14:textId="77777777" w:rsidR="002A04DC" w:rsidRPr="007752EF" w:rsidRDefault="002A04DC" w:rsidP="002A04DC">
      <w:pPr>
        <w:pStyle w:val="ListParagraph"/>
        <w:rPr>
          <w:sz w:val="24"/>
          <w:szCs w:val="24"/>
        </w:rPr>
      </w:pPr>
      <w:r w:rsidRPr="007752EF">
        <w:rPr>
          <w:b/>
          <w:bCs/>
          <w:sz w:val="24"/>
          <w:szCs w:val="24"/>
        </w:rPr>
        <w:t>Note: </w:t>
      </w:r>
      <w:r w:rsidRPr="007752EF">
        <w:rPr>
          <w:sz w:val="24"/>
          <w:szCs w:val="24"/>
        </w:rPr>
        <w:t>Mathematical operations such as addition, subtraction, multiplication, etc. can be performed at the bit level for faster processing.</w:t>
      </w:r>
    </w:p>
    <w:tbl>
      <w:tblPr>
        <w:tblW w:w="0" w:type="auto"/>
        <w:shd w:val="clear" w:color="auto" w:fill="FFFFFF"/>
        <w:tblCellMar>
          <w:left w:w="0" w:type="dxa"/>
          <w:right w:w="0" w:type="dxa"/>
        </w:tblCellMar>
        <w:tblLook w:val="04A0" w:firstRow="1" w:lastRow="0" w:firstColumn="1" w:lastColumn="0" w:noHBand="0" w:noVBand="1"/>
      </w:tblPr>
      <w:tblGrid>
        <w:gridCol w:w="2100"/>
        <w:gridCol w:w="2306"/>
        <w:gridCol w:w="2159"/>
        <w:gridCol w:w="2100"/>
      </w:tblGrid>
      <w:tr w:rsidR="002A04DC" w:rsidRPr="007752EF" w14:paraId="53E89739" w14:textId="77777777" w:rsidTr="002A04DC">
        <w:trPr>
          <w:tblHeader/>
        </w:trPr>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7F18FC2" w14:textId="77777777" w:rsidR="002A04DC" w:rsidRPr="007752EF" w:rsidRDefault="002A04DC" w:rsidP="002A04DC">
            <w:pPr>
              <w:pStyle w:val="ListParagraph"/>
              <w:rPr>
                <w:b/>
                <w:bCs/>
                <w:sz w:val="24"/>
                <w:szCs w:val="24"/>
              </w:rPr>
            </w:pPr>
            <w:r w:rsidRPr="007752EF">
              <w:rPr>
                <w:b/>
                <w:bCs/>
                <w:sz w:val="24"/>
                <w:szCs w:val="24"/>
              </w:rPr>
              <w:t>Symbol</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924D02E" w14:textId="77777777" w:rsidR="002A04DC" w:rsidRPr="007752EF" w:rsidRDefault="002A04DC" w:rsidP="002A04DC">
            <w:pPr>
              <w:pStyle w:val="ListParagraph"/>
              <w:rPr>
                <w:b/>
                <w:bCs/>
                <w:sz w:val="24"/>
                <w:szCs w:val="24"/>
              </w:rPr>
            </w:pPr>
            <w:r w:rsidRPr="007752EF">
              <w:rPr>
                <w:b/>
                <w:bCs/>
                <w:sz w:val="24"/>
                <w:szCs w:val="24"/>
              </w:rPr>
              <w:t>Operator</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4535239" w14:textId="77777777" w:rsidR="002A04DC" w:rsidRPr="007752EF" w:rsidRDefault="002A04DC" w:rsidP="002A04DC">
            <w:pPr>
              <w:pStyle w:val="ListParagraph"/>
              <w:rPr>
                <w:b/>
                <w:bCs/>
                <w:sz w:val="24"/>
                <w:szCs w:val="24"/>
              </w:rPr>
            </w:pPr>
            <w:r w:rsidRPr="007752EF">
              <w:rPr>
                <w:b/>
                <w:bCs/>
                <w:sz w:val="24"/>
                <w:szCs w:val="24"/>
              </w:rPr>
              <w:t>Description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B86228F" w14:textId="77777777" w:rsidR="002A04DC" w:rsidRPr="007752EF" w:rsidRDefault="002A04DC" w:rsidP="002A04DC">
            <w:pPr>
              <w:pStyle w:val="ListParagraph"/>
              <w:rPr>
                <w:b/>
                <w:bCs/>
                <w:sz w:val="24"/>
                <w:szCs w:val="24"/>
              </w:rPr>
            </w:pPr>
            <w:r w:rsidRPr="007752EF">
              <w:rPr>
                <w:b/>
                <w:bCs/>
                <w:sz w:val="24"/>
                <w:szCs w:val="24"/>
              </w:rPr>
              <w:t>Syntax</w:t>
            </w:r>
          </w:p>
        </w:tc>
      </w:tr>
      <w:tr w:rsidR="002A04DC" w:rsidRPr="007752EF" w14:paraId="43833B34" w14:textId="77777777" w:rsidTr="002A04D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FE464B" w14:textId="77777777" w:rsidR="002A04DC" w:rsidRPr="007752EF" w:rsidRDefault="002A04DC" w:rsidP="002A04DC">
            <w:pPr>
              <w:pStyle w:val="ListParagraph"/>
              <w:rPr>
                <w:sz w:val="24"/>
                <w:szCs w:val="24"/>
              </w:rPr>
            </w:pPr>
            <w:r w:rsidRPr="007752EF">
              <w:rPr>
                <w:b/>
                <w:bCs/>
                <w:sz w:val="24"/>
                <w:szCs w:val="24"/>
              </w:rPr>
              <w:t>&amp;</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DB63E4" w14:textId="77777777" w:rsidR="002A04DC" w:rsidRPr="007752EF" w:rsidRDefault="002A04DC" w:rsidP="002A04DC">
            <w:pPr>
              <w:pStyle w:val="ListParagraph"/>
              <w:rPr>
                <w:sz w:val="24"/>
                <w:szCs w:val="24"/>
              </w:rPr>
            </w:pPr>
            <w:r w:rsidRPr="007752EF">
              <w:rPr>
                <w:b/>
                <w:bCs/>
                <w:sz w:val="24"/>
                <w:szCs w:val="24"/>
              </w:rPr>
              <w:t>Bitwise 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9407F5" w14:textId="77777777" w:rsidR="002A04DC" w:rsidRPr="007752EF" w:rsidRDefault="002A04DC" w:rsidP="002A04DC">
            <w:pPr>
              <w:pStyle w:val="ListParagraph"/>
              <w:rPr>
                <w:sz w:val="24"/>
                <w:szCs w:val="24"/>
              </w:rPr>
            </w:pPr>
            <w:r w:rsidRPr="007752EF">
              <w:rPr>
                <w:sz w:val="24"/>
                <w:szCs w:val="24"/>
              </w:rPr>
              <w:t>Performs bit-by-bit AND operation and returns the result.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020B96" w14:textId="77777777" w:rsidR="002A04DC" w:rsidRPr="007752EF" w:rsidRDefault="002A04DC" w:rsidP="002A04DC">
            <w:pPr>
              <w:pStyle w:val="ListParagraph"/>
              <w:rPr>
                <w:sz w:val="24"/>
                <w:szCs w:val="24"/>
              </w:rPr>
            </w:pPr>
            <w:r w:rsidRPr="007752EF">
              <w:rPr>
                <w:b/>
                <w:bCs/>
                <w:sz w:val="24"/>
                <w:szCs w:val="24"/>
              </w:rPr>
              <w:t>a &amp; b</w:t>
            </w:r>
          </w:p>
        </w:tc>
      </w:tr>
      <w:tr w:rsidR="002A04DC" w:rsidRPr="007752EF" w14:paraId="774E1E8F" w14:textId="77777777" w:rsidTr="002A04D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31F32" w14:textId="77777777" w:rsidR="002A04DC" w:rsidRPr="007752EF" w:rsidRDefault="002A04DC" w:rsidP="002A04DC">
            <w:pPr>
              <w:pStyle w:val="ListParagraph"/>
              <w:rPr>
                <w:sz w:val="24"/>
                <w:szCs w:val="24"/>
              </w:rPr>
            </w:pPr>
            <w:r w:rsidRPr="007752EF">
              <w:rPr>
                <w:b/>
                <w:bCs/>
                <w:sz w:val="24"/>
                <w:szCs w:val="24"/>
              </w:rPr>
              <w:t>|</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508AD1" w14:textId="77777777" w:rsidR="002A04DC" w:rsidRPr="007752EF" w:rsidRDefault="002A04DC" w:rsidP="002A04DC">
            <w:pPr>
              <w:pStyle w:val="ListParagraph"/>
              <w:rPr>
                <w:sz w:val="24"/>
                <w:szCs w:val="24"/>
              </w:rPr>
            </w:pPr>
            <w:r w:rsidRPr="007752EF">
              <w:rPr>
                <w:b/>
                <w:bCs/>
                <w:sz w:val="24"/>
                <w:szCs w:val="24"/>
              </w:rPr>
              <w:t>Bitwise OR</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EA62F8" w14:textId="77777777" w:rsidR="002A04DC" w:rsidRPr="007752EF" w:rsidRDefault="002A04DC" w:rsidP="002A04DC">
            <w:pPr>
              <w:pStyle w:val="ListParagraph"/>
              <w:rPr>
                <w:sz w:val="24"/>
                <w:szCs w:val="24"/>
              </w:rPr>
            </w:pPr>
            <w:r w:rsidRPr="007752EF">
              <w:rPr>
                <w:sz w:val="24"/>
                <w:szCs w:val="24"/>
              </w:rPr>
              <w:t xml:space="preserve">Performs bit-by-bit OR operation </w:t>
            </w:r>
            <w:r w:rsidRPr="007752EF">
              <w:rPr>
                <w:sz w:val="24"/>
                <w:szCs w:val="24"/>
              </w:rPr>
              <w:lastRenderedPageBreak/>
              <w:t>and returns the result.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E3A56D" w14:textId="77777777" w:rsidR="002A04DC" w:rsidRPr="007752EF" w:rsidRDefault="002A04DC" w:rsidP="002A04DC">
            <w:pPr>
              <w:pStyle w:val="ListParagraph"/>
              <w:rPr>
                <w:sz w:val="24"/>
                <w:szCs w:val="24"/>
              </w:rPr>
            </w:pPr>
            <w:r w:rsidRPr="007752EF">
              <w:rPr>
                <w:b/>
                <w:bCs/>
                <w:sz w:val="24"/>
                <w:szCs w:val="24"/>
              </w:rPr>
              <w:lastRenderedPageBreak/>
              <w:t>a | b</w:t>
            </w:r>
          </w:p>
        </w:tc>
      </w:tr>
      <w:tr w:rsidR="002A04DC" w:rsidRPr="007752EF" w14:paraId="1DF2043C" w14:textId="77777777" w:rsidTr="002A04D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F75D99" w14:textId="77777777" w:rsidR="002A04DC" w:rsidRPr="007752EF" w:rsidRDefault="002A04DC" w:rsidP="002A04DC">
            <w:pPr>
              <w:pStyle w:val="ListParagraph"/>
              <w:rPr>
                <w:sz w:val="24"/>
                <w:szCs w:val="24"/>
              </w:rPr>
            </w:pPr>
            <w:r w:rsidRPr="007752EF">
              <w:rPr>
                <w:b/>
                <w:bCs/>
                <w:sz w:val="24"/>
                <w:szCs w:val="24"/>
              </w:rPr>
              <w:t>^</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CE5D9E" w14:textId="77777777" w:rsidR="002A04DC" w:rsidRPr="007752EF" w:rsidRDefault="002A04DC" w:rsidP="002A04DC">
            <w:pPr>
              <w:pStyle w:val="ListParagraph"/>
              <w:rPr>
                <w:sz w:val="24"/>
                <w:szCs w:val="24"/>
              </w:rPr>
            </w:pPr>
            <w:r w:rsidRPr="007752EF">
              <w:rPr>
                <w:b/>
                <w:bCs/>
                <w:sz w:val="24"/>
                <w:szCs w:val="24"/>
              </w:rPr>
              <w:t>Bitwise XOR</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EA6896" w14:textId="77777777" w:rsidR="002A04DC" w:rsidRPr="007752EF" w:rsidRDefault="002A04DC" w:rsidP="002A04DC">
            <w:pPr>
              <w:pStyle w:val="ListParagraph"/>
              <w:rPr>
                <w:sz w:val="24"/>
                <w:szCs w:val="24"/>
              </w:rPr>
            </w:pPr>
            <w:r w:rsidRPr="007752EF">
              <w:rPr>
                <w:sz w:val="24"/>
                <w:szCs w:val="24"/>
              </w:rPr>
              <w:t>Performs bit-by-bit XOR operation and returns the result.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BB3BCE"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0B521D6C" w14:textId="77777777" w:rsidTr="002A04D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9946B0" w14:textId="77777777" w:rsidR="002A04DC" w:rsidRPr="007752EF" w:rsidRDefault="002A04DC" w:rsidP="002A04DC">
            <w:pPr>
              <w:pStyle w:val="ListParagraph"/>
              <w:rPr>
                <w:sz w:val="24"/>
                <w:szCs w:val="24"/>
              </w:rPr>
            </w:pPr>
            <w:r w:rsidRPr="007752EF">
              <w:rPr>
                <w:b/>
                <w:bCs/>
                <w:sz w:val="24"/>
                <w:szCs w:val="24"/>
              </w:rPr>
              <w:t>~</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39C66C" w14:textId="77777777" w:rsidR="002A04DC" w:rsidRPr="007752EF" w:rsidRDefault="002A04DC" w:rsidP="002A04DC">
            <w:pPr>
              <w:pStyle w:val="ListParagraph"/>
              <w:rPr>
                <w:sz w:val="24"/>
                <w:szCs w:val="24"/>
              </w:rPr>
            </w:pPr>
            <w:r w:rsidRPr="007752EF">
              <w:rPr>
                <w:b/>
                <w:bCs/>
                <w:sz w:val="24"/>
                <w:szCs w:val="24"/>
              </w:rPr>
              <w:t>Bitwise First Complement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7DFA12" w14:textId="77777777" w:rsidR="002A04DC" w:rsidRPr="007752EF" w:rsidRDefault="002A04DC" w:rsidP="002A04DC">
            <w:pPr>
              <w:pStyle w:val="ListParagraph"/>
              <w:rPr>
                <w:sz w:val="24"/>
                <w:szCs w:val="24"/>
              </w:rPr>
            </w:pPr>
            <w:r w:rsidRPr="007752EF">
              <w:rPr>
                <w:sz w:val="24"/>
                <w:szCs w:val="24"/>
              </w:rPr>
              <w:t>Flips all the set and unset bits on the number.</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EF6067" w14:textId="77777777" w:rsidR="002A04DC" w:rsidRPr="007752EF" w:rsidRDefault="002A04DC" w:rsidP="002A04DC">
            <w:pPr>
              <w:pStyle w:val="ListParagraph"/>
              <w:rPr>
                <w:sz w:val="24"/>
                <w:szCs w:val="24"/>
              </w:rPr>
            </w:pPr>
            <w:r w:rsidRPr="007752EF">
              <w:rPr>
                <w:b/>
                <w:bCs/>
                <w:sz w:val="24"/>
                <w:szCs w:val="24"/>
              </w:rPr>
              <w:t>~a</w:t>
            </w:r>
          </w:p>
        </w:tc>
      </w:tr>
      <w:tr w:rsidR="002A04DC" w:rsidRPr="007752EF" w14:paraId="4C7753E3" w14:textId="77777777" w:rsidTr="002A04D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F6F14" w14:textId="77777777" w:rsidR="002A04DC" w:rsidRPr="007752EF" w:rsidRDefault="002A04DC" w:rsidP="002A04DC">
            <w:pPr>
              <w:pStyle w:val="ListParagraph"/>
              <w:rPr>
                <w:sz w:val="24"/>
                <w:szCs w:val="24"/>
              </w:rPr>
            </w:pPr>
            <w:r w:rsidRPr="007752EF">
              <w:rPr>
                <w:b/>
                <w:bCs/>
                <w:sz w:val="24"/>
                <w:szCs w:val="24"/>
              </w:rPr>
              <w:t>&lt;&lt;</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9550F8" w14:textId="77777777" w:rsidR="002A04DC" w:rsidRPr="007752EF" w:rsidRDefault="002A04DC" w:rsidP="002A04DC">
            <w:pPr>
              <w:pStyle w:val="ListParagraph"/>
              <w:rPr>
                <w:sz w:val="24"/>
                <w:szCs w:val="24"/>
              </w:rPr>
            </w:pPr>
            <w:r w:rsidRPr="007752EF">
              <w:rPr>
                <w:b/>
                <w:bCs/>
                <w:sz w:val="24"/>
                <w:szCs w:val="24"/>
              </w:rPr>
              <w:t xml:space="preserve">Bitwise </w:t>
            </w:r>
            <w:proofErr w:type="spellStart"/>
            <w:r w:rsidRPr="007752EF">
              <w:rPr>
                <w:b/>
                <w:bCs/>
                <w:sz w:val="24"/>
                <w:szCs w:val="24"/>
              </w:rPr>
              <w:t>Leftshift</w:t>
            </w:r>
            <w:proofErr w:type="spellEnd"/>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019DA" w14:textId="77777777" w:rsidR="002A04DC" w:rsidRPr="007752EF" w:rsidRDefault="002A04DC" w:rsidP="002A04DC">
            <w:pPr>
              <w:pStyle w:val="ListParagraph"/>
              <w:rPr>
                <w:sz w:val="24"/>
                <w:szCs w:val="24"/>
              </w:rPr>
            </w:pPr>
            <w:r w:rsidRPr="007752EF">
              <w:rPr>
                <w:sz w:val="24"/>
                <w:szCs w:val="24"/>
              </w:rPr>
              <w:t>Shifts bits to the left by a given number of positions; multiplies the number by 2 for each shift.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FC9F47" w14:textId="77777777" w:rsidR="002A04DC" w:rsidRPr="007752EF" w:rsidRDefault="002A04DC" w:rsidP="002A04DC">
            <w:pPr>
              <w:pStyle w:val="ListParagraph"/>
              <w:rPr>
                <w:sz w:val="24"/>
                <w:szCs w:val="24"/>
              </w:rPr>
            </w:pPr>
            <w:r w:rsidRPr="007752EF">
              <w:rPr>
                <w:b/>
                <w:bCs/>
                <w:sz w:val="24"/>
                <w:szCs w:val="24"/>
              </w:rPr>
              <w:t>a &lt;&lt; b</w:t>
            </w:r>
          </w:p>
        </w:tc>
      </w:tr>
      <w:tr w:rsidR="002A04DC" w:rsidRPr="007752EF" w14:paraId="79FF04F0" w14:textId="77777777" w:rsidTr="002A04D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A174A" w14:textId="77777777" w:rsidR="002A04DC" w:rsidRPr="007752EF" w:rsidRDefault="002A04DC" w:rsidP="002A04DC">
            <w:pPr>
              <w:pStyle w:val="ListParagraph"/>
              <w:rPr>
                <w:sz w:val="24"/>
                <w:szCs w:val="24"/>
              </w:rPr>
            </w:pPr>
            <w:r w:rsidRPr="007752EF">
              <w:rPr>
                <w:b/>
                <w:bCs/>
                <w:sz w:val="24"/>
                <w:szCs w:val="24"/>
              </w:rPr>
              <w:t>&gt;&gt;</w:t>
            </w:r>
          </w:p>
        </w:tc>
        <w:tc>
          <w:tcPr>
            <w:tcW w:w="21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BC33F9" w14:textId="77777777" w:rsidR="002A04DC" w:rsidRPr="007752EF" w:rsidRDefault="002A04DC" w:rsidP="002A04DC">
            <w:pPr>
              <w:pStyle w:val="ListParagraph"/>
              <w:rPr>
                <w:sz w:val="24"/>
                <w:szCs w:val="24"/>
              </w:rPr>
            </w:pPr>
            <w:r w:rsidRPr="007752EF">
              <w:rPr>
                <w:b/>
                <w:bCs/>
                <w:sz w:val="24"/>
                <w:szCs w:val="24"/>
              </w:rPr>
              <w:t xml:space="preserve">Bitwise </w:t>
            </w:r>
            <w:proofErr w:type="spellStart"/>
            <w:r w:rsidRPr="007752EF">
              <w:rPr>
                <w:b/>
                <w:bCs/>
                <w:sz w:val="24"/>
                <w:szCs w:val="24"/>
              </w:rPr>
              <w:t>Rightshift</w:t>
            </w:r>
            <w:proofErr w:type="spellEnd"/>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2292E0" w14:textId="77777777" w:rsidR="002A04DC" w:rsidRPr="007752EF" w:rsidRDefault="002A04DC" w:rsidP="002A04DC">
            <w:pPr>
              <w:pStyle w:val="ListParagraph"/>
              <w:rPr>
                <w:sz w:val="24"/>
                <w:szCs w:val="24"/>
              </w:rPr>
            </w:pPr>
            <w:r w:rsidRPr="007752EF">
              <w:rPr>
                <w:sz w:val="24"/>
                <w:szCs w:val="24"/>
              </w:rPr>
              <w:t>Shifts bits to the right by a given number of positions; divides the number by 2 for each shift.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6976CA" w14:textId="77777777" w:rsidR="002A04DC" w:rsidRPr="007752EF" w:rsidRDefault="002A04DC" w:rsidP="002A04DC">
            <w:pPr>
              <w:pStyle w:val="ListParagraph"/>
              <w:rPr>
                <w:sz w:val="24"/>
                <w:szCs w:val="24"/>
              </w:rPr>
            </w:pPr>
            <w:r w:rsidRPr="007752EF">
              <w:rPr>
                <w:b/>
                <w:bCs/>
                <w:sz w:val="24"/>
                <w:szCs w:val="24"/>
              </w:rPr>
              <w:t>a &gt;&gt; b</w:t>
            </w:r>
          </w:p>
        </w:tc>
      </w:tr>
    </w:tbl>
    <w:p w14:paraId="6C1EB018" w14:textId="77777777" w:rsidR="002A04DC" w:rsidRPr="007752EF" w:rsidRDefault="002A04DC" w:rsidP="002A04DC">
      <w:pPr>
        <w:pStyle w:val="ListParagraph"/>
        <w:rPr>
          <w:b/>
          <w:bCs/>
          <w:sz w:val="24"/>
          <w:szCs w:val="24"/>
        </w:rPr>
      </w:pPr>
      <w:r w:rsidRPr="007752EF">
        <w:rPr>
          <w:b/>
          <w:bCs/>
          <w:sz w:val="24"/>
          <w:szCs w:val="24"/>
        </w:rPr>
        <w:t>Assignment Operators</w:t>
      </w:r>
    </w:p>
    <w:p w14:paraId="70566D0C" w14:textId="77777777" w:rsidR="002A04DC" w:rsidRPr="007752EF" w:rsidRDefault="002A04DC" w:rsidP="002A04DC">
      <w:pPr>
        <w:pStyle w:val="ListParagraph"/>
        <w:rPr>
          <w:sz w:val="24"/>
          <w:szCs w:val="24"/>
        </w:rPr>
      </w:pPr>
      <w:hyperlink r:id="rId11" w:tgtFrame="_blank" w:history="1">
        <w:r w:rsidRPr="007752EF">
          <w:rPr>
            <w:rStyle w:val="Hyperlink"/>
            <w:b/>
            <w:bCs/>
            <w:sz w:val="24"/>
            <w:szCs w:val="24"/>
          </w:rPr>
          <w:t>Assignment operators</w:t>
        </w:r>
      </w:hyperlink>
      <w:r w:rsidRPr="007752EF">
        <w:rPr>
          <w:sz w:val="24"/>
          <w:szCs w:val="24"/>
        </w:rPr>
        <w:t xml:space="preserve"> are used to assign value to a variable. The left side operand of the assignment operator is a variable and the </w:t>
      </w:r>
      <w:proofErr w:type="gramStart"/>
      <w:r w:rsidRPr="007752EF">
        <w:rPr>
          <w:sz w:val="24"/>
          <w:szCs w:val="24"/>
        </w:rPr>
        <w:t>right side</w:t>
      </w:r>
      <w:proofErr w:type="gramEnd"/>
      <w:r w:rsidRPr="007752EF">
        <w:rPr>
          <w:sz w:val="24"/>
          <w:szCs w:val="24"/>
        </w:rPr>
        <w:t xml:space="preserve"> operand of the assignment </w:t>
      </w:r>
      <w:r w:rsidRPr="007752EF">
        <w:rPr>
          <w:sz w:val="24"/>
          <w:szCs w:val="24"/>
        </w:rPr>
        <w:lastRenderedPageBreak/>
        <w:t>operator is a value. The value on the right side must be of the same data type as the variable on the left side otherwise the compiler will raise an error.</w:t>
      </w:r>
    </w:p>
    <w:p w14:paraId="3EA24797" w14:textId="77777777" w:rsidR="002A04DC" w:rsidRPr="007752EF" w:rsidRDefault="002A04DC" w:rsidP="002A04DC">
      <w:pPr>
        <w:pStyle w:val="ListParagraph"/>
        <w:rPr>
          <w:sz w:val="24"/>
          <w:szCs w:val="24"/>
        </w:rPr>
      </w:pPr>
      <w:r w:rsidRPr="007752EF">
        <w:rPr>
          <w:sz w:val="24"/>
          <w:szCs w:val="24"/>
        </w:rPr>
        <w:t>The assignment operators can be combined with some other operators in C to provide multiple operations using single operator. These operators are called compound operators.</w:t>
      </w:r>
    </w:p>
    <w:tbl>
      <w:tblPr>
        <w:tblW w:w="0" w:type="auto"/>
        <w:shd w:val="clear" w:color="auto" w:fill="FFFFFF"/>
        <w:tblCellMar>
          <w:left w:w="0" w:type="dxa"/>
          <w:right w:w="0" w:type="dxa"/>
        </w:tblCellMar>
        <w:tblLook w:val="04A0" w:firstRow="1" w:lastRow="0" w:firstColumn="1" w:lastColumn="0" w:noHBand="0" w:noVBand="1"/>
      </w:tblPr>
      <w:tblGrid>
        <w:gridCol w:w="2100"/>
        <w:gridCol w:w="2185"/>
        <w:gridCol w:w="2159"/>
        <w:gridCol w:w="2100"/>
      </w:tblGrid>
      <w:tr w:rsidR="002A04DC" w:rsidRPr="007752EF" w14:paraId="778EDBE3" w14:textId="77777777">
        <w:trPr>
          <w:tblHeader/>
        </w:trPr>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2A14AC9" w14:textId="77777777" w:rsidR="002A04DC" w:rsidRPr="007752EF" w:rsidRDefault="002A04DC" w:rsidP="002A04DC">
            <w:pPr>
              <w:pStyle w:val="ListParagraph"/>
              <w:rPr>
                <w:b/>
                <w:bCs/>
                <w:sz w:val="24"/>
                <w:szCs w:val="24"/>
              </w:rPr>
            </w:pPr>
            <w:r w:rsidRPr="007752EF">
              <w:rPr>
                <w:b/>
                <w:bCs/>
                <w:sz w:val="24"/>
                <w:szCs w:val="24"/>
              </w:rPr>
              <w:t>Symbol</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0BF068B" w14:textId="77777777" w:rsidR="002A04DC" w:rsidRPr="007752EF" w:rsidRDefault="002A04DC" w:rsidP="002A04DC">
            <w:pPr>
              <w:pStyle w:val="ListParagraph"/>
              <w:rPr>
                <w:b/>
                <w:bCs/>
                <w:sz w:val="24"/>
                <w:szCs w:val="24"/>
              </w:rPr>
            </w:pPr>
            <w:r w:rsidRPr="007752EF">
              <w:rPr>
                <w:b/>
                <w:bCs/>
                <w:sz w:val="24"/>
                <w:szCs w:val="24"/>
              </w:rPr>
              <w:t>Operator</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B6AD059" w14:textId="77777777" w:rsidR="002A04DC" w:rsidRPr="007752EF" w:rsidRDefault="002A04DC" w:rsidP="002A04DC">
            <w:pPr>
              <w:pStyle w:val="ListParagraph"/>
              <w:rPr>
                <w:b/>
                <w:bCs/>
                <w:sz w:val="24"/>
                <w:szCs w:val="24"/>
              </w:rPr>
            </w:pPr>
            <w:r w:rsidRPr="007752EF">
              <w:rPr>
                <w:b/>
                <w:bCs/>
                <w:sz w:val="24"/>
                <w:szCs w:val="24"/>
              </w:rPr>
              <w:t>Description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BC7B59B" w14:textId="77777777" w:rsidR="002A04DC" w:rsidRPr="007752EF" w:rsidRDefault="002A04DC" w:rsidP="002A04DC">
            <w:pPr>
              <w:pStyle w:val="ListParagraph"/>
              <w:rPr>
                <w:b/>
                <w:bCs/>
                <w:sz w:val="24"/>
                <w:szCs w:val="24"/>
              </w:rPr>
            </w:pPr>
            <w:r w:rsidRPr="007752EF">
              <w:rPr>
                <w:b/>
                <w:bCs/>
                <w:sz w:val="24"/>
                <w:szCs w:val="24"/>
              </w:rPr>
              <w:t>Syntax</w:t>
            </w:r>
          </w:p>
        </w:tc>
      </w:tr>
      <w:tr w:rsidR="002A04DC" w:rsidRPr="007752EF" w14:paraId="6AE6B6C3"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9698D6"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22FDF" w14:textId="77777777" w:rsidR="002A04DC" w:rsidRPr="007752EF" w:rsidRDefault="002A04DC" w:rsidP="002A04DC">
            <w:pPr>
              <w:pStyle w:val="ListParagraph"/>
              <w:rPr>
                <w:sz w:val="24"/>
                <w:szCs w:val="24"/>
              </w:rPr>
            </w:pPr>
            <w:r w:rsidRPr="007752EF">
              <w:rPr>
                <w:b/>
                <w:bCs/>
                <w:sz w:val="24"/>
                <w:szCs w:val="24"/>
              </w:rPr>
              <w:t>Simple Assignment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A34797" w14:textId="77777777" w:rsidR="002A04DC" w:rsidRPr="007752EF" w:rsidRDefault="002A04DC" w:rsidP="002A04DC">
            <w:pPr>
              <w:pStyle w:val="ListParagraph"/>
              <w:rPr>
                <w:sz w:val="24"/>
                <w:szCs w:val="24"/>
              </w:rPr>
            </w:pPr>
            <w:r w:rsidRPr="007752EF">
              <w:rPr>
                <w:sz w:val="24"/>
                <w:szCs w:val="24"/>
              </w:rPr>
              <w:t>Assign the value of the right operand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FE53EE"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7E75642D"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FE46DC"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F12EAD" w14:textId="77777777" w:rsidR="002A04DC" w:rsidRPr="007752EF" w:rsidRDefault="002A04DC" w:rsidP="002A04DC">
            <w:pPr>
              <w:pStyle w:val="ListParagraph"/>
              <w:rPr>
                <w:sz w:val="24"/>
                <w:szCs w:val="24"/>
              </w:rPr>
            </w:pPr>
            <w:proofErr w:type="gramStart"/>
            <w:r w:rsidRPr="007752EF">
              <w:rPr>
                <w:b/>
                <w:bCs/>
                <w:sz w:val="24"/>
                <w:szCs w:val="24"/>
              </w:rPr>
              <w:t>Plus</w:t>
            </w:r>
            <w:proofErr w:type="gramEnd"/>
            <w:r w:rsidRPr="007752EF">
              <w:rPr>
                <w:b/>
                <w:bCs/>
                <w:sz w:val="24"/>
                <w:szCs w:val="24"/>
              </w:rPr>
              <w:t xml:space="preserve">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988AFF" w14:textId="77777777" w:rsidR="002A04DC" w:rsidRPr="007752EF" w:rsidRDefault="002A04DC" w:rsidP="002A04DC">
            <w:pPr>
              <w:pStyle w:val="ListParagraph"/>
              <w:rPr>
                <w:sz w:val="24"/>
                <w:szCs w:val="24"/>
              </w:rPr>
            </w:pPr>
            <w:r w:rsidRPr="007752EF">
              <w:rPr>
                <w:sz w:val="24"/>
                <w:szCs w:val="24"/>
              </w:rPr>
              <w:t>Add the right operand and left operand and assign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1944E8"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6234561E"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9101C3"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FD99F0" w14:textId="77777777" w:rsidR="002A04DC" w:rsidRPr="007752EF" w:rsidRDefault="002A04DC" w:rsidP="002A04DC">
            <w:pPr>
              <w:pStyle w:val="ListParagraph"/>
              <w:rPr>
                <w:sz w:val="24"/>
                <w:szCs w:val="24"/>
              </w:rPr>
            </w:pPr>
            <w:r w:rsidRPr="007752EF">
              <w:rPr>
                <w:b/>
                <w:bCs/>
                <w:sz w:val="24"/>
                <w:szCs w:val="24"/>
              </w:rPr>
              <w:t>Minus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076F05" w14:textId="77777777" w:rsidR="002A04DC" w:rsidRPr="007752EF" w:rsidRDefault="002A04DC" w:rsidP="002A04DC">
            <w:pPr>
              <w:pStyle w:val="ListParagraph"/>
              <w:rPr>
                <w:sz w:val="24"/>
                <w:szCs w:val="24"/>
              </w:rPr>
            </w:pPr>
            <w:r w:rsidRPr="007752EF">
              <w:rPr>
                <w:sz w:val="24"/>
                <w:szCs w:val="24"/>
              </w:rPr>
              <w:t>Subtract the right operand and left operand and assign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3ADCC4"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563A1284"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D8B41D"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826FA2" w14:textId="77777777" w:rsidR="002A04DC" w:rsidRPr="007752EF" w:rsidRDefault="002A04DC" w:rsidP="002A04DC">
            <w:pPr>
              <w:pStyle w:val="ListParagraph"/>
              <w:rPr>
                <w:sz w:val="24"/>
                <w:szCs w:val="24"/>
              </w:rPr>
            </w:pPr>
            <w:r w:rsidRPr="007752EF">
              <w:rPr>
                <w:b/>
                <w:bCs/>
                <w:sz w:val="24"/>
                <w:szCs w:val="24"/>
              </w:rPr>
              <w:t>Multiply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019568" w14:textId="77777777" w:rsidR="002A04DC" w:rsidRPr="007752EF" w:rsidRDefault="002A04DC" w:rsidP="002A04DC">
            <w:pPr>
              <w:pStyle w:val="ListParagraph"/>
              <w:rPr>
                <w:sz w:val="24"/>
                <w:szCs w:val="24"/>
              </w:rPr>
            </w:pPr>
            <w:r w:rsidRPr="007752EF">
              <w:rPr>
                <w:sz w:val="24"/>
                <w:szCs w:val="24"/>
              </w:rPr>
              <w:t xml:space="preserve">Multiply the right operand and left operand and assign this value </w:t>
            </w:r>
            <w:r w:rsidRPr="007752EF">
              <w:rPr>
                <w:sz w:val="24"/>
                <w:szCs w:val="24"/>
              </w:rPr>
              <w:lastRenderedPageBreak/>
              <w:t>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CDA4D9" w14:textId="77777777" w:rsidR="002A04DC" w:rsidRPr="007752EF" w:rsidRDefault="002A04DC" w:rsidP="002A04DC">
            <w:pPr>
              <w:pStyle w:val="ListParagraph"/>
              <w:rPr>
                <w:sz w:val="24"/>
                <w:szCs w:val="24"/>
              </w:rPr>
            </w:pPr>
            <w:r w:rsidRPr="007752EF">
              <w:rPr>
                <w:b/>
                <w:bCs/>
                <w:sz w:val="24"/>
                <w:szCs w:val="24"/>
              </w:rPr>
              <w:lastRenderedPageBreak/>
              <w:t>a *= b</w:t>
            </w:r>
          </w:p>
        </w:tc>
      </w:tr>
      <w:tr w:rsidR="002A04DC" w:rsidRPr="007752EF" w14:paraId="0DE5017B"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E52B32"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6DD74" w14:textId="77777777" w:rsidR="002A04DC" w:rsidRPr="007752EF" w:rsidRDefault="002A04DC" w:rsidP="002A04DC">
            <w:pPr>
              <w:pStyle w:val="ListParagraph"/>
              <w:rPr>
                <w:sz w:val="24"/>
                <w:szCs w:val="24"/>
              </w:rPr>
            </w:pPr>
            <w:r w:rsidRPr="007752EF">
              <w:rPr>
                <w:b/>
                <w:bCs/>
                <w:sz w:val="24"/>
                <w:szCs w:val="24"/>
              </w:rPr>
              <w:t>Divide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5A7F22" w14:textId="77777777" w:rsidR="002A04DC" w:rsidRPr="007752EF" w:rsidRDefault="002A04DC" w:rsidP="002A04DC">
            <w:pPr>
              <w:pStyle w:val="ListParagraph"/>
              <w:rPr>
                <w:sz w:val="24"/>
                <w:szCs w:val="24"/>
              </w:rPr>
            </w:pPr>
            <w:r w:rsidRPr="007752EF">
              <w:rPr>
                <w:sz w:val="24"/>
                <w:szCs w:val="24"/>
              </w:rPr>
              <w:t>Divide the left operand with the right operand and assign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CC2CF2"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5A1FDAFE"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767CB0"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9A3DD5" w14:textId="77777777" w:rsidR="002A04DC" w:rsidRPr="007752EF" w:rsidRDefault="002A04DC" w:rsidP="002A04DC">
            <w:pPr>
              <w:pStyle w:val="ListParagraph"/>
              <w:rPr>
                <w:sz w:val="24"/>
                <w:szCs w:val="24"/>
              </w:rPr>
            </w:pPr>
            <w:r w:rsidRPr="007752EF">
              <w:rPr>
                <w:b/>
                <w:bCs/>
                <w:sz w:val="24"/>
                <w:szCs w:val="24"/>
              </w:rPr>
              <w:t>Modulus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4302AD" w14:textId="77777777" w:rsidR="002A04DC" w:rsidRPr="007752EF" w:rsidRDefault="002A04DC" w:rsidP="002A04DC">
            <w:pPr>
              <w:pStyle w:val="ListParagraph"/>
              <w:rPr>
                <w:sz w:val="24"/>
                <w:szCs w:val="24"/>
              </w:rPr>
            </w:pPr>
            <w:r w:rsidRPr="007752EF">
              <w:rPr>
                <w:sz w:val="24"/>
                <w:szCs w:val="24"/>
              </w:rPr>
              <w:t>Assign the remainder in the division of left operand with the right operand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CA68B5"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38ECF69E"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212A34" w14:textId="77777777" w:rsidR="002A04DC" w:rsidRPr="007752EF" w:rsidRDefault="002A04DC" w:rsidP="002A04DC">
            <w:pPr>
              <w:pStyle w:val="ListParagraph"/>
              <w:rPr>
                <w:sz w:val="24"/>
                <w:szCs w:val="24"/>
              </w:rPr>
            </w:pPr>
            <w:r w:rsidRPr="007752EF">
              <w:rPr>
                <w:b/>
                <w:bCs/>
                <w:sz w:val="24"/>
                <w:szCs w:val="24"/>
              </w:rPr>
              <w:t>&amp;=</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5CBDE4" w14:textId="77777777" w:rsidR="002A04DC" w:rsidRPr="007752EF" w:rsidRDefault="002A04DC" w:rsidP="002A04DC">
            <w:pPr>
              <w:pStyle w:val="ListParagraph"/>
              <w:rPr>
                <w:sz w:val="24"/>
                <w:szCs w:val="24"/>
              </w:rPr>
            </w:pPr>
            <w:r w:rsidRPr="007752EF">
              <w:rPr>
                <w:b/>
                <w:bCs/>
                <w:sz w:val="24"/>
                <w:szCs w:val="24"/>
              </w:rPr>
              <w:t xml:space="preserve">AND </w:t>
            </w:r>
            <w:proofErr w:type="spellStart"/>
            <w:r w:rsidRPr="007752EF">
              <w:rPr>
                <w:b/>
                <w:bCs/>
                <w:sz w:val="24"/>
                <w:szCs w:val="24"/>
              </w:rPr>
              <w:t>and</w:t>
            </w:r>
            <w:proofErr w:type="spellEnd"/>
            <w:r w:rsidRPr="007752EF">
              <w:rPr>
                <w:b/>
                <w:bCs/>
                <w:sz w:val="24"/>
                <w:szCs w:val="24"/>
              </w:rPr>
              <w:t xml:space="preserve">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EDCC16" w14:textId="77777777" w:rsidR="002A04DC" w:rsidRPr="007752EF" w:rsidRDefault="002A04DC" w:rsidP="002A04DC">
            <w:pPr>
              <w:pStyle w:val="ListParagraph"/>
              <w:rPr>
                <w:sz w:val="24"/>
                <w:szCs w:val="24"/>
              </w:rPr>
            </w:pPr>
            <w:r w:rsidRPr="007752EF">
              <w:rPr>
                <w:sz w:val="24"/>
                <w:szCs w:val="24"/>
              </w:rPr>
              <w:t xml:space="preserve">Performs bitwise AND </w:t>
            </w:r>
            <w:proofErr w:type="spellStart"/>
            <w:r w:rsidRPr="007752EF">
              <w:rPr>
                <w:sz w:val="24"/>
                <w:szCs w:val="24"/>
              </w:rPr>
              <w:t>and</w:t>
            </w:r>
            <w:proofErr w:type="spellEnd"/>
            <w:r w:rsidRPr="007752EF">
              <w:rPr>
                <w:sz w:val="24"/>
                <w:szCs w:val="24"/>
              </w:rPr>
              <w:t xml:space="preserve"> assigns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BB565E" w14:textId="77777777" w:rsidR="002A04DC" w:rsidRPr="007752EF" w:rsidRDefault="002A04DC" w:rsidP="002A04DC">
            <w:pPr>
              <w:pStyle w:val="ListParagraph"/>
              <w:rPr>
                <w:sz w:val="24"/>
                <w:szCs w:val="24"/>
              </w:rPr>
            </w:pPr>
            <w:r w:rsidRPr="007752EF">
              <w:rPr>
                <w:b/>
                <w:bCs/>
                <w:sz w:val="24"/>
                <w:szCs w:val="24"/>
              </w:rPr>
              <w:t>a &amp;= b</w:t>
            </w:r>
          </w:p>
        </w:tc>
      </w:tr>
      <w:tr w:rsidR="002A04DC" w:rsidRPr="007752EF" w14:paraId="1B05044D"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BDD427"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80C452" w14:textId="77777777" w:rsidR="002A04DC" w:rsidRPr="007752EF" w:rsidRDefault="002A04DC" w:rsidP="002A04DC">
            <w:pPr>
              <w:pStyle w:val="ListParagraph"/>
              <w:rPr>
                <w:sz w:val="24"/>
                <w:szCs w:val="24"/>
              </w:rPr>
            </w:pPr>
            <w:r w:rsidRPr="007752EF">
              <w:rPr>
                <w:b/>
                <w:bCs/>
                <w:sz w:val="24"/>
                <w:szCs w:val="24"/>
              </w:rPr>
              <w:t>OR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F843D8" w14:textId="77777777" w:rsidR="002A04DC" w:rsidRPr="007752EF" w:rsidRDefault="002A04DC" w:rsidP="002A04DC">
            <w:pPr>
              <w:pStyle w:val="ListParagraph"/>
              <w:rPr>
                <w:sz w:val="24"/>
                <w:szCs w:val="24"/>
              </w:rPr>
            </w:pPr>
            <w:r w:rsidRPr="007752EF">
              <w:rPr>
                <w:sz w:val="24"/>
                <w:szCs w:val="24"/>
              </w:rPr>
              <w:t xml:space="preserve">Performs bitwise OR and assigns this value </w:t>
            </w:r>
            <w:r w:rsidRPr="007752EF">
              <w:rPr>
                <w:sz w:val="24"/>
                <w:szCs w:val="24"/>
              </w:rPr>
              <w:lastRenderedPageBreak/>
              <w:t>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4FAF4D" w14:textId="77777777" w:rsidR="002A04DC" w:rsidRPr="007752EF" w:rsidRDefault="002A04DC" w:rsidP="002A04DC">
            <w:pPr>
              <w:pStyle w:val="ListParagraph"/>
              <w:rPr>
                <w:sz w:val="24"/>
                <w:szCs w:val="24"/>
              </w:rPr>
            </w:pPr>
            <w:r w:rsidRPr="007752EF">
              <w:rPr>
                <w:b/>
                <w:bCs/>
                <w:sz w:val="24"/>
                <w:szCs w:val="24"/>
              </w:rPr>
              <w:lastRenderedPageBreak/>
              <w:t>a |= b</w:t>
            </w:r>
          </w:p>
        </w:tc>
      </w:tr>
      <w:tr w:rsidR="002A04DC" w:rsidRPr="007752EF" w14:paraId="7F7C3EB9"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82C3F5" w14:textId="77777777" w:rsidR="002A04DC" w:rsidRPr="007752EF" w:rsidRDefault="002A04DC" w:rsidP="002A04DC">
            <w:pPr>
              <w:pStyle w:val="ListParagraph"/>
              <w:rPr>
                <w:sz w:val="24"/>
                <w:szCs w:val="24"/>
              </w:rPr>
            </w:pPr>
            <w:r w:rsidRPr="007752EF">
              <w:rPr>
                <w:b/>
                <w:bCs/>
                <w:sz w:val="24"/>
                <w:szCs w:val="24"/>
              </w:rPr>
              <w: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45A81" w14:textId="77777777" w:rsidR="002A04DC" w:rsidRPr="007752EF" w:rsidRDefault="002A04DC" w:rsidP="002A04DC">
            <w:pPr>
              <w:pStyle w:val="ListParagraph"/>
              <w:rPr>
                <w:sz w:val="24"/>
                <w:szCs w:val="24"/>
              </w:rPr>
            </w:pPr>
            <w:r w:rsidRPr="007752EF">
              <w:rPr>
                <w:b/>
                <w:bCs/>
                <w:sz w:val="24"/>
                <w:szCs w:val="24"/>
              </w:rPr>
              <w:t>XOR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30F229" w14:textId="77777777" w:rsidR="002A04DC" w:rsidRPr="007752EF" w:rsidRDefault="002A04DC" w:rsidP="002A04DC">
            <w:pPr>
              <w:pStyle w:val="ListParagraph"/>
              <w:rPr>
                <w:sz w:val="24"/>
                <w:szCs w:val="24"/>
              </w:rPr>
            </w:pPr>
            <w:r w:rsidRPr="007752EF">
              <w:rPr>
                <w:sz w:val="24"/>
                <w:szCs w:val="24"/>
              </w:rPr>
              <w:t>Performs bitwise XOR and assigns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C6ECEF" w14:textId="77777777" w:rsidR="002A04DC" w:rsidRPr="007752EF" w:rsidRDefault="002A04DC" w:rsidP="002A04DC">
            <w:pPr>
              <w:pStyle w:val="ListParagraph"/>
              <w:rPr>
                <w:sz w:val="24"/>
                <w:szCs w:val="24"/>
              </w:rPr>
            </w:pPr>
            <w:r w:rsidRPr="007752EF">
              <w:rPr>
                <w:b/>
                <w:bCs/>
                <w:sz w:val="24"/>
                <w:szCs w:val="24"/>
              </w:rPr>
              <w:t>a ^= b</w:t>
            </w:r>
          </w:p>
        </w:tc>
      </w:tr>
      <w:tr w:rsidR="002A04DC" w:rsidRPr="007752EF" w14:paraId="76DADB74"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7F3E5C" w14:textId="77777777" w:rsidR="002A04DC" w:rsidRPr="007752EF" w:rsidRDefault="002A04DC" w:rsidP="002A04DC">
            <w:pPr>
              <w:pStyle w:val="ListParagraph"/>
              <w:rPr>
                <w:sz w:val="24"/>
                <w:szCs w:val="24"/>
              </w:rPr>
            </w:pPr>
            <w:r w:rsidRPr="007752EF">
              <w:rPr>
                <w:b/>
                <w:bCs/>
                <w:sz w:val="24"/>
                <w:szCs w:val="24"/>
              </w:rPr>
              <w:t>&gt;&gt;=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8832B4" w14:textId="77777777" w:rsidR="002A04DC" w:rsidRPr="007752EF" w:rsidRDefault="002A04DC" w:rsidP="002A04DC">
            <w:pPr>
              <w:pStyle w:val="ListParagraph"/>
              <w:rPr>
                <w:sz w:val="24"/>
                <w:szCs w:val="24"/>
              </w:rPr>
            </w:pPr>
            <w:proofErr w:type="spellStart"/>
            <w:r w:rsidRPr="007752EF">
              <w:rPr>
                <w:b/>
                <w:bCs/>
                <w:sz w:val="24"/>
                <w:szCs w:val="24"/>
              </w:rPr>
              <w:t>Rightshift</w:t>
            </w:r>
            <w:proofErr w:type="spellEnd"/>
            <w:r w:rsidRPr="007752EF">
              <w:rPr>
                <w:b/>
                <w:bCs/>
                <w:sz w:val="24"/>
                <w:szCs w:val="24"/>
              </w:rPr>
              <w:t xml:space="preserve">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0DF0B8" w14:textId="77777777" w:rsidR="002A04DC" w:rsidRPr="007752EF" w:rsidRDefault="002A04DC" w:rsidP="002A04DC">
            <w:pPr>
              <w:pStyle w:val="ListParagraph"/>
              <w:rPr>
                <w:sz w:val="24"/>
                <w:szCs w:val="24"/>
              </w:rPr>
            </w:pPr>
            <w:r w:rsidRPr="007752EF">
              <w:rPr>
                <w:sz w:val="24"/>
                <w:szCs w:val="24"/>
              </w:rPr>
              <w:t xml:space="preserve">Performs bitwise </w:t>
            </w:r>
            <w:proofErr w:type="spellStart"/>
            <w:r w:rsidRPr="007752EF">
              <w:rPr>
                <w:sz w:val="24"/>
                <w:szCs w:val="24"/>
              </w:rPr>
              <w:t>Rightshift</w:t>
            </w:r>
            <w:proofErr w:type="spellEnd"/>
            <w:r w:rsidRPr="007752EF">
              <w:rPr>
                <w:sz w:val="24"/>
                <w:szCs w:val="24"/>
              </w:rPr>
              <w:t xml:space="preserve"> and assign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D887B3" w14:textId="77777777" w:rsidR="002A04DC" w:rsidRPr="007752EF" w:rsidRDefault="002A04DC" w:rsidP="002A04DC">
            <w:pPr>
              <w:pStyle w:val="ListParagraph"/>
              <w:rPr>
                <w:sz w:val="24"/>
                <w:szCs w:val="24"/>
              </w:rPr>
            </w:pPr>
            <w:r w:rsidRPr="007752EF">
              <w:rPr>
                <w:b/>
                <w:bCs/>
                <w:sz w:val="24"/>
                <w:szCs w:val="24"/>
              </w:rPr>
              <w:t>a &gt;&gt;= b</w:t>
            </w:r>
          </w:p>
        </w:tc>
      </w:tr>
      <w:tr w:rsidR="002A04DC" w:rsidRPr="007752EF" w14:paraId="420F591A" w14:textId="77777777">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21F40A" w14:textId="77777777" w:rsidR="002A04DC" w:rsidRPr="007752EF" w:rsidRDefault="002A04DC" w:rsidP="002A04DC">
            <w:pPr>
              <w:pStyle w:val="ListParagraph"/>
              <w:rPr>
                <w:sz w:val="24"/>
                <w:szCs w:val="24"/>
              </w:rPr>
            </w:pPr>
            <w:r w:rsidRPr="007752EF">
              <w:rPr>
                <w:b/>
                <w:bCs/>
                <w:sz w:val="24"/>
                <w:szCs w:val="24"/>
              </w:rPr>
              <w:t>&lt;&lt;=</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9C0A0F" w14:textId="77777777" w:rsidR="002A04DC" w:rsidRPr="007752EF" w:rsidRDefault="002A04DC" w:rsidP="002A04DC">
            <w:pPr>
              <w:pStyle w:val="ListParagraph"/>
              <w:rPr>
                <w:sz w:val="24"/>
                <w:szCs w:val="24"/>
              </w:rPr>
            </w:pPr>
            <w:proofErr w:type="spellStart"/>
            <w:r w:rsidRPr="007752EF">
              <w:rPr>
                <w:b/>
                <w:bCs/>
                <w:sz w:val="24"/>
                <w:szCs w:val="24"/>
              </w:rPr>
              <w:t>Leftshift</w:t>
            </w:r>
            <w:proofErr w:type="spellEnd"/>
            <w:r w:rsidRPr="007752EF">
              <w:rPr>
                <w:b/>
                <w:bCs/>
                <w:sz w:val="24"/>
                <w:szCs w:val="24"/>
              </w:rPr>
              <w:t xml:space="preserve"> and assign</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3AC6E6" w14:textId="77777777" w:rsidR="002A04DC" w:rsidRPr="007752EF" w:rsidRDefault="002A04DC" w:rsidP="002A04DC">
            <w:pPr>
              <w:pStyle w:val="ListParagraph"/>
              <w:rPr>
                <w:sz w:val="24"/>
                <w:szCs w:val="24"/>
              </w:rPr>
            </w:pPr>
            <w:r w:rsidRPr="007752EF">
              <w:rPr>
                <w:sz w:val="24"/>
                <w:szCs w:val="24"/>
              </w:rPr>
              <w:t xml:space="preserve">Performs bitwise </w:t>
            </w:r>
            <w:proofErr w:type="spellStart"/>
            <w:r w:rsidRPr="007752EF">
              <w:rPr>
                <w:sz w:val="24"/>
                <w:szCs w:val="24"/>
              </w:rPr>
              <w:t>Leftshift</w:t>
            </w:r>
            <w:proofErr w:type="spellEnd"/>
            <w:r w:rsidRPr="007752EF">
              <w:rPr>
                <w:sz w:val="24"/>
                <w:szCs w:val="24"/>
              </w:rPr>
              <w:t xml:space="preserve"> and assign this value to the left operand.</w:t>
            </w:r>
          </w:p>
        </w:tc>
        <w:tc>
          <w:tcPr>
            <w:tcW w:w="21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ED6383" w14:textId="77777777" w:rsidR="002A04DC" w:rsidRPr="007752EF" w:rsidRDefault="002A04DC" w:rsidP="002A04DC">
            <w:pPr>
              <w:pStyle w:val="ListParagraph"/>
              <w:rPr>
                <w:sz w:val="24"/>
                <w:szCs w:val="24"/>
              </w:rPr>
            </w:pPr>
            <w:r w:rsidRPr="007752EF">
              <w:rPr>
                <w:b/>
                <w:bCs/>
                <w:sz w:val="24"/>
                <w:szCs w:val="24"/>
              </w:rPr>
              <w:t>a &lt;&lt;= b</w:t>
            </w:r>
          </w:p>
        </w:tc>
      </w:tr>
    </w:tbl>
    <w:p w14:paraId="1409C554" w14:textId="77777777" w:rsidR="00CF12D7" w:rsidRPr="007752EF" w:rsidRDefault="00CF12D7" w:rsidP="00CF12D7">
      <w:pPr>
        <w:rPr>
          <w:b/>
          <w:bCs/>
          <w:sz w:val="24"/>
          <w:szCs w:val="24"/>
        </w:rPr>
      </w:pPr>
      <w:r w:rsidRPr="007752EF">
        <w:rPr>
          <w:b/>
          <w:bCs/>
          <w:sz w:val="24"/>
          <w:szCs w:val="24"/>
        </w:rPr>
        <w:t>Other Operators</w:t>
      </w:r>
    </w:p>
    <w:p w14:paraId="55E3E914" w14:textId="77777777" w:rsidR="00CF12D7" w:rsidRPr="007752EF" w:rsidRDefault="00CF12D7" w:rsidP="00CF12D7">
      <w:pPr>
        <w:pStyle w:val="ListParagraph"/>
        <w:rPr>
          <w:sz w:val="24"/>
          <w:szCs w:val="24"/>
        </w:rPr>
      </w:pPr>
      <w:r w:rsidRPr="007752EF">
        <w:rPr>
          <w:sz w:val="24"/>
          <w:szCs w:val="24"/>
        </w:rPr>
        <w:t>Apart from the above operators, there are some other operators available in C used to perform some specific tasks. Some of them are discussed here: </w:t>
      </w:r>
    </w:p>
    <w:p w14:paraId="23717BA2" w14:textId="77777777" w:rsidR="00CF12D7" w:rsidRPr="007752EF" w:rsidRDefault="00CF12D7" w:rsidP="00CF12D7">
      <w:pPr>
        <w:rPr>
          <w:b/>
          <w:bCs/>
          <w:sz w:val="24"/>
          <w:szCs w:val="24"/>
        </w:rPr>
      </w:pPr>
      <w:proofErr w:type="spellStart"/>
      <w:r w:rsidRPr="007752EF">
        <w:rPr>
          <w:b/>
          <w:bCs/>
          <w:sz w:val="24"/>
          <w:szCs w:val="24"/>
        </w:rPr>
        <w:t>sizeof</w:t>
      </w:r>
      <w:proofErr w:type="spellEnd"/>
      <w:r w:rsidRPr="007752EF">
        <w:rPr>
          <w:b/>
          <w:bCs/>
          <w:sz w:val="24"/>
          <w:szCs w:val="24"/>
        </w:rPr>
        <w:t xml:space="preserve"> Operator</w:t>
      </w:r>
    </w:p>
    <w:p w14:paraId="2AC04E2C" w14:textId="77777777" w:rsidR="00CF12D7" w:rsidRPr="007752EF" w:rsidRDefault="00CF12D7" w:rsidP="003F6C39">
      <w:pPr>
        <w:pStyle w:val="ListParagraph"/>
        <w:rPr>
          <w:sz w:val="24"/>
          <w:szCs w:val="24"/>
        </w:rPr>
      </w:pPr>
    </w:p>
    <w:p w14:paraId="0E50E404" w14:textId="6E6EC674" w:rsidR="003F6C39" w:rsidRPr="007752EF" w:rsidRDefault="00CF12D7" w:rsidP="003F6C39">
      <w:pPr>
        <w:pStyle w:val="ListParagraph"/>
        <w:rPr>
          <w:sz w:val="24"/>
          <w:szCs w:val="24"/>
        </w:rPr>
      </w:pPr>
      <w:proofErr w:type="spellStart"/>
      <w:proofErr w:type="gramStart"/>
      <w:r w:rsidRPr="007752EF">
        <w:rPr>
          <w:sz w:val="24"/>
          <w:szCs w:val="24"/>
        </w:rPr>
        <w:t>sizeof</w:t>
      </w:r>
      <w:proofErr w:type="spellEnd"/>
      <w:r w:rsidRPr="007752EF">
        <w:rPr>
          <w:sz w:val="24"/>
          <w:szCs w:val="24"/>
        </w:rPr>
        <w:t>(</w:t>
      </w:r>
      <w:proofErr w:type="gramEnd"/>
      <w:r w:rsidRPr="007752EF">
        <w:rPr>
          <w:sz w:val="24"/>
          <w:szCs w:val="24"/>
        </w:rPr>
        <w:t>) operator is a very useful tool that helps programmers understand how much memory a variable or data type occupies in the computer's memory.</w:t>
      </w:r>
    </w:p>
    <w:p w14:paraId="775E254C" w14:textId="77777777" w:rsidR="00CF12D7" w:rsidRPr="007752EF" w:rsidRDefault="00CF12D7" w:rsidP="003F6C39">
      <w:pPr>
        <w:pStyle w:val="ListParagraph"/>
        <w:rPr>
          <w:sz w:val="24"/>
          <w:szCs w:val="24"/>
        </w:rPr>
      </w:pPr>
    </w:p>
    <w:p w14:paraId="2DBCCC3E" w14:textId="77777777" w:rsidR="00CF12D7" w:rsidRPr="007752EF" w:rsidRDefault="00CF12D7" w:rsidP="00CF12D7">
      <w:pPr>
        <w:pStyle w:val="ListParagraph"/>
        <w:rPr>
          <w:sz w:val="24"/>
          <w:szCs w:val="24"/>
        </w:rPr>
      </w:pPr>
      <w:r w:rsidRPr="007752EF">
        <w:rPr>
          <w:sz w:val="24"/>
          <w:szCs w:val="24"/>
        </w:rPr>
        <w:t>#include &lt;</w:t>
      </w:r>
      <w:proofErr w:type="spellStart"/>
      <w:r w:rsidRPr="007752EF">
        <w:rPr>
          <w:sz w:val="24"/>
          <w:szCs w:val="24"/>
        </w:rPr>
        <w:t>stdio.h</w:t>
      </w:r>
      <w:proofErr w:type="spellEnd"/>
      <w:r w:rsidRPr="007752EF">
        <w:rPr>
          <w:sz w:val="24"/>
          <w:szCs w:val="24"/>
        </w:rPr>
        <w:t>&gt;</w:t>
      </w:r>
    </w:p>
    <w:p w14:paraId="3EF42491" w14:textId="77777777" w:rsidR="00CF12D7" w:rsidRPr="007752EF" w:rsidRDefault="00CF12D7" w:rsidP="00CF12D7">
      <w:pPr>
        <w:pStyle w:val="ListParagraph"/>
        <w:rPr>
          <w:sz w:val="24"/>
          <w:szCs w:val="24"/>
        </w:rPr>
      </w:pPr>
      <w:r w:rsidRPr="007752EF">
        <w:rPr>
          <w:sz w:val="24"/>
          <w:szCs w:val="24"/>
        </w:rPr>
        <w:t xml:space="preserve">int </w:t>
      </w:r>
      <w:proofErr w:type="gramStart"/>
      <w:r w:rsidRPr="007752EF">
        <w:rPr>
          <w:sz w:val="24"/>
          <w:szCs w:val="24"/>
        </w:rPr>
        <w:t>main(</w:t>
      </w:r>
      <w:proofErr w:type="gramEnd"/>
      <w:r w:rsidRPr="007752EF">
        <w:rPr>
          <w:sz w:val="24"/>
          <w:szCs w:val="24"/>
        </w:rPr>
        <w:t>)</w:t>
      </w:r>
    </w:p>
    <w:p w14:paraId="372B9170" w14:textId="77777777" w:rsidR="00CF12D7" w:rsidRPr="007752EF" w:rsidRDefault="00CF12D7" w:rsidP="00CF12D7">
      <w:pPr>
        <w:pStyle w:val="ListParagraph"/>
        <w:rPr>
          <w:sz w:val="24"/>
          <w:szCs w:val="24"/>
        </w:rPr>
      </w:pPr>
      <w:r w:rsidRPr="007752EF">
        <w:rPr>
          <w:sz w:val="24"/>
          <w:szCs w:val="24"/>
        </w:rPr>
        <w:t>{</w:t>
      </w:r>
    </w:p>
    <w:p w14:paraId="1D774976" w14:textId="77777777" w:rsidR="00CF12D7" w:rsidRPr="007752EF" w:rsidRDefault="00CF12D7" w:rsidP="00CF12D7">
      <w:pPr>
        <w:pStyle w:val="ListParagraph"/>
        <w:rPr>
          <w:sz w:val="24"/>
          <w:szCs w:val="24"/>
        </w:rPr>
      </w:pPr>
      <w:r w:rsidRPr="007752EF">
        <w:rPr>
          <w:sz w:val="24"/>
          <w:szCs w:val="24"/>
        </w:rPr>
        <w:lastRenderedPageBreak/>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"Size of char: %</w:t>
      </w:r>
      <w:proofErr w:type="spellStart"/>
      <w:r w:rsidRPr="007752EF">
        <w:rPr>
          <w:sz w:val="24"/>
          <w:szCs w:val="24"/>
        </w:rPr>
        <w:t>lu</w:t>
      </w:r>
      <w:proofErr w:type="spellEnd"/>
      <w:r w:rsidRPr="007752EF">
        <w:rPr>
          <w:sz w:val="24"/>
          <w:szCs w:val="24"/>
        </w:rPr>
        <w:t xml:space="preserve"> bytes\n", </w:t>
      </w:r>
      <w:proofErr w:type="spellStart"/>
      <w:r w:rsidRPr="007752EF">
        <w:rPr>
          <w:sz w:val="24"/>
          <w:szCs w:val="24"/>
        </w:rPr>
        <w:t>sizeof</w:t>
      </w:r>
      <w:proofErr w:type="spellEnd"/>
      <w:r w:rsidRPr="007752EF">
        <w:rPr>
          <w:sz w:val="24"/>
          <w:szCs w:val="24"/>
        </w:rPr>
        <w:t>(char));</w:t>
      </w:r>
    </w:p>
    <w:p w14:paraId="0449EA32" w14:textId="77777777" w:rsidR="00CF12D7" w:rsidRPr="007752EF" w:rsidRDefault="00CF12D7" w:rsidP="00CF12D7">
      <w:pPr>
        <w:pStyle w:val="ListParagraph"/>
        <w:rPr>
          <w:sz w:val="24"/>
          <w:szCs w:val="24"/>
        </w:rPr>
      </w:pPr>
      <w:r w:rsidRPr="007752EF">
        <w:rPr>
          <w:sz w:val="24"/>
          <w:szCs w:val="24"/>
        </w:rPr>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"Size of int: %</w:t>
      </w:r>
      <w:proofErr w:type="spellStart"/>
      <w:r w:rsidRPr="007752EF">
        <w:rPr>
          <w:sz w:val="24"/>
          <w:szCs w:val="24"/>
        </w:rPr>
        <w:t>lu</w:t>
      </w:r>
      <w:proofErr w:type="spellEnd"/>
      <w:r w:rsidRPr="007752EF">
        <w:rPr>
          <w:sz w:val="24"/>
          <w:szCs w:val="24"/>
        </w:rPr>
        <w:t xml:space="preserve"> bytes\n", </w:t>
      </w:r>
      <w:proofErr w:type="spellStart"/>
      <w:r w:rsidRPr="007752EF">
        <w:rPr>
          <w:sz w:val="24"/>
          <w:szCs w:val="24"/>
        </w:rPr>
        <w:t>sizeof</w:t>
      </w:r>
      <w:proofErr w:type="spellEnd"/>
      <w:r w:rsidRPr="007752EF">
        <w:rPr>
          <w:sz w:val="24"/>
          <w:szCs w:val="24"/>
        </w:rPr>
        <w:t>(int));</w:t>
      </w:r>
    </w:p>
    <w:p w14:paraId="22AA27BA" w14:textId="77777777" w:rsidR="00CF12D7" w:rsidRPr="007752EF" w:rsidRDefault="00CF12D7" w:rsidP="00CF12D7">
      <w:pPr>
        <w:pStyle w:val="ListParagraph"/>
        <w:rPr>
          <w:sz w:val="24"/>
          <w:szCs w:val="24"/>
        </w:rPr>
      </w:pPr>
      <w:r w:rsidRPr="007752EF">
        <w:rPr>
          <w:sz w:val="24"/>
          <w:szCs w:val="24"/>
        </w:rPr>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"Size of float: %</w:t>
      </w:r>
      <w:proofErr w:type="spellStart"/>
      <w:r w:rsidRPr="007752EF">
        <w:rPr>
          <w:sz w:val="24"/>
          <w:szCs w:val="24"/>
        </w:rPr>
        <w:t>lu</w:t>
      </w:r>
      <w:proofErr w:type="spellEnd"/>
      <w:r w:rsidRPr="007752EF">
        <w:rPr>
          <w:sz w:val="24"/>
          <w:szCs w:val="24"/>
        </w:rPr>
        <w:t xml:space="preserve"> bytes\n", </w:t>
      </w:r>
      <w:proofErr w:type="spellStart"/>
      <w:r w:rsidRPr="007752EF">
        <w:rPr>
          <w:sz w:val="24"/>
          <w:szCs w:val="24"/>
        </w:rPr>
        <w:t>sizeof</w:t>
      </w:r>
      <w:proofErr w:type="spellEnd"/>
      <w:r w:rsidRPr="007752EF">
        <w:rPr>
          <w:sz w:val="24"/>
          <w:szCs w:val="24"/>
        </w:rPr>
        <w:t>(float));</w:t>
      </w:r>
    </w:p>
    <w:p w14:paraId="74C2E0CF" w14:textId="77777777" w:rsidR="00CF12D7" w:rsidRPr="007752EF" w:rsidRDefault="00CF12D7" w:rsidP="00CF12D7">
      <w:pPr>
        <w:pStyle w:val="ListParagraph"/>
        <w:rPr>
          <w:sz w:val="24"/>
          <w:szCs w:val="24"/>
        </w:rPr>
      </w:pPr>
      <w:r w:rsidRPr="007752EF">
        <w:rPr>
          <w:sz w:val="24"/>
          <w:szCs w:val="24"/>
        </w:rPr>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"Size of double: %</w:t>
      </w:r>
      <w:proofErr w:type="spellStart"/>
      <w:r w:rsidRPr="007752EF">
        <w:rPr>
          <w:sz w:val="24"/>
          <w:szCs w:val="24"/>
        </w:rPr>
        <w:t>lu</w:t>
      </w:r>
      <w:proofErr w:type="spellEnd"/>
      <w:r w:rsidRPr="007752EF">
        <w:rPr>
          <w:sz w:val="24"/>
          <w:szCs w:val="24"/>
        </w:rPr>
        <w:t xml:space="preserve"> bytes\n", </w:t>
      </w:r>
      <w:proofErr w:type="spellStart"/>
      <w:r w:rsidRPr="007752EF">
        <w:rPr>
          <w:sz w:val="24"/>
          <w:szCs w:val="24"/>
        </w:rPr>
        <w:t>sizeof</w:t>
      </w:r>
      <w:proofErr w:type="spellEnd"/>
      <w:r w:rsidRPr="007752EF">
        <w:rPr>
          <w:sz w:val="24"/>
          <w:szCs w:val="24"/>
        </w:rPr>
        <w:t>(double));</w:t>
      </w:r>
    </w:p>
    <w:p w14:paraId="73376805" w14:textId="77777777" w:rsidR="00CF12D7" w:rsidRPr="007752EF" w:rsidRDefault="00CF12D7" w:rsidP="00CF12D7">
      <w:pPr>
        <w:pStyle w:val="ListParagraph"/>
        <w:rPr>
          <w:sz w:val="24"/>
          <w:szCs w:val="24"/>
        </w:rPr>
      </w:pPr>
      <w:r w:rsidRPr="007752EF">
        <w:rPr>
          <w:sz w:val="24"/>
          <w:szCs w:val="24"/>
        </w:rPr>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"Size of pointer: %</w:t>
      </w:r>
      <w:proofErr w:type="spellStart"/>
      <w:r w:rsidRPr="007752EF">
        <w:rPr>
          <w:sz w:val="24"/>
          <w:szCs w:val="24"/>
        </w:rPr>
        <w:t>lu</w:t>
      </w:r>
      <w:proofErr w:type="spellEnd"/>
      <w:r w:rsidRPr="007752EF">
        <w:rPr>
          <w:sz w:val="24"/>
          <w:szCs w:val="24"/>
        </w:rPr>
        <w:t xml:space="preserve"> bytes\n", </w:t>
      </w:r>
      <w:proofErr w:type="spellStart"/>
      <w:proofErr w:type="gramStart"/>
      <w:r w:rsidRPr="007752EF">
        <w:rPr>
          <w:sz w:val="24"/>
          <w:szCs w:val="24"/>
        </w:rPr>
        <w:t>sizeof</w:t>
      </w:r>
      <w:proofErr w:type="spellEnd"/>
      <w:r w:rsidRPr="007752EF">
        <w:rPr>
          <w:sz w:val="24"/>
          <w:szCs w:val="24"/>
        </w:rPr>
        <w:t>(</w:t>
      </w:r>
      <w:proofErr w:type="gramEnd"/>
      <w:r w:rsidRPr="007752EF">
        <w:rPr>
          <w:sz w:val="24"/>
          <w:szCs w:val="24"/>
        </w:rPr>
        <w:t>void *));</w:t>
      </w:r>
    </w:p>
    <w:p w14:paraId="2F9E8DB7" w14:textId="77777777" w:rsidR="00CF12D7" w:rsidRPr="007752EF" w:rsidRDefault="00CF12D7" w:rsidP="00CF12D7">
      <w:pPr>
        <w:pStyle w:val="ListParagraph"/>
        <w:rPr>
          <w:sz w:val="24"/>
          <w:szCs w:val="24"/>
        </w:rPr>
      </w:pPr>
      <w:r w:rsidRPr="007752EF">
        <w:rPr>
          <w:sz w:val="24"/>
          <w:szCs w:val="24"/>
        </w:rPr>
        <w:t xml:space="preserve">    return 0;</w:t>
      </w:r>
    </w:p>
    <w:p w14:paraId="70AF6FBB" w14:textId="77777777" w:rsidR="00CF12D7" w:rsidRPr="007752EF" w:rsidRDefault="00CF12D7" w:rsidP="00CF12D7">
      <w:pPr>
        <w:pStyle w:val="ListParagraph"/>
        <w:rPr>
          <w:sz w:val="24"/>
          <w:szCs w:val="24"/>
        </w:rPr>
      </w:pPr>
      <w:r w:rsidRPr="007752EF">
        <w:rPr>
          <w:sz w:val="24"/>
          <w:szCs w:val="24"/>
        </w:rPr>
        <w:t>}</w:t>
      </w:r>
    </w:p>
    <w:p w14:paraId="155E595D" w14:textId="77777777" w:rsidR="00CF12D7" w:rsidRPr="007752EF" w:rsidRDefault="00CF12D7" w:rsidP="00CF12D7">
      <w:pPr>
        <w:pStyle w:val="ListParagraph"/>
        <w:rPr>
          <w:sz w:val="24"/>
          <w:szCs w:val="24"/>
        </w:rPr>
      </w:pPr>
      <w:r w:rsidRPr="007752EF">
        <w:rPr>
          <w:sz w:val="24"/>
          <w:szCs w:val="24"/>
        </w:rPr>
        <w:br/>
      </w:r>
      <w:r w:rsidRPr="007752EF">
        <w:rPr>
          <w:b/>
          <w:bCs/>
          <w:sz w:val="24"/>
          <w:szCs w:val="24"/>
        </w:rPr>
        <w:t>Output</w:t>
      </w:r>
    </w:p>
    <w:p w14:paraId="5F970526" w14:textId="77777777" w:rsidR="00CF12D7" w:rsidRPr="007752EF" w:rsidRDefault="00CF12D7" w:rsidP="00CF12D7">
      <w:pPr>
        <w:pStyle w:val="ListParagraph"/>
        <w:rPr>
          <w:sz w:val="24"/>
          <w:szCs w:val="24"/>
        </w:rPr>
      </w:pPr>
      <w:r w:rsidRPr="007752EF">
        <w:rPr>
          <w:sz w:val="24"/>
          <w:szCs w:val="24"/>
        </w:rPr>
        <w:t xml:space="preserve">Size of char: 1 </w:t>
      </w:r>
      <w:proofErr w:type="gramStart"/>
      <w:r w:rsidRPr="007752EF">
        <w:rPr>
          <w:sz w:val="24"/>
          <w:szCs w:val="24"/>
        </w:rPr>
        <w:t>bytes</w:t>
      </w:r>
      <w:proofErr w:type="gramEnd"/>
    </w:p>
    <w:p w14:paraId="3FAD5DC5" w14:textId="77777777" w:rsidR="00CF12D7" w:rsidRPr="007752EF" w:rsidRDefault="00CF12D7" w:rsidP="00CF12D7">
      <w:pPr>
        <w:pStyle w:val="ListParagraph"/>
        <w:rPr>
          <w:sz w:val="24"/>
          <w:szCs w:val="24"/>
        </w:rPr>
      </w:pPr>
      <w:r w:rsidRPr="007752EF">
        <w:rPr>
          <w:sz w:val="24"/>
          <w:szCs w:val="24"/>
        </w:rPr>
        <w:t>Size of int: 4 bytes</w:t>
      </w:r>
    </w:p>
    <w:p w14:paraId="78F315AC" w14:textId="77777777" w:rsidR="00CF12D7" w:rsidRPr="007752EF" w:rsidRDefault="00CF12D7" w:rsidP="00CF12D7">
      <w:pPr>
        <w:pStyle w:val="ListParagraph"/>
        <w:rPr>
          <w:sz w:val="24"/>
          <w:szCs w:val="24"/>
        </w:rPr>
      </w:pPr>
      <w:r w:rsidRPr="007752EF">
        <w:rPr>
          <w:sz w:val="24"/>
          <w:szCs w:val="24"/>
        </w:rPr>
        <w:t>Size of float: 4 bytes</w:t>
      </w:r>
    </w:p>
    <w:p w14:paraId="20934FC9" w14:textId="77777777" w:rsidR="00CF12D7" w:rsidRPr="007752EF" w:rsidRDefault="00CF12D7" w:rsidP="00CF12D7">
      <w:pPr>
        <w:pStyle w:val="ListParagraph"/>
        <w:rPr>
          <w:sz w:val="24"/>
          <w:szCs w:val="24"/>
        </w:rPr>
      </w:pPr>
      <w:r w:rsidRPr="007752EF">
        <w:rPr>
          <w:sz w:val="24"/>
          <w:szCs w:val="24"/>
        </w:rPr>
        <w:t>Size of double: 8 bytes</w:t>
      </w:r>
    </w:p>
    <w:p w14:paraId="4E68A5DD" w14:textId="77777777" w:rsidR="00CF12D7" w:rsidRPr="007752EF" w:rsidRDefault="00CF12D7" w:rsidP="00CF12D7">
      <w:pPr>
        <w:pStyle w:val="ListParagraph"/>
        <w:rPr>
          <w:sz w:val="24"/>
          <w:szCs w:val="24"/>
        </w:rPr>
      </w:pPr>
      <w:r w:rsidRPr="007752EF">
        <w:rPr>
          <w:sz w:val="24"/>
          <w:szCs w:val="24"/>
        </w:rPr>
        <w:t>Size of pointer: 8 bytes</w:t>
      </w:r>
    </w:p>
    <w:p w14:paraId="7088CA58" w14:textId="77777777" w:rsidR="00863D18" w:rsidRPr="007752EF" w:rsidRDefault="00863D18" w:rsidP="00CF12D7">
      <w:pPr>
        <w:pStyle w:val="ListParagraph"/>
        <w:rPr>
          <w:sz w:val="24"/>
          <w:szCs w:val="24"/>
        </w:rPr>
      </w:pPr>
    </w:p>
    <w:p w14:paraId="485B16D5" w14:textId="77777777" w:rsidR="00863D18" w:rsidRPr="007752EF" w:rsidRDefault="00863D18" w:rsidP="00CF12D7">
      <w:pPr>
        <w:pStyle w:val="ListParagraph"/>
        <w:rPr>
          <w:sz w:val="24"/>
          <w:szCs w:val="24"/>
        </w:rPr>
      </w:pPr>
    </w:p>
    <w:p w14:paraId="22230819" w14:textId="50DFF39A" w:rsidR="00863D18" w:rsidRPr="007752EF" w:rsidRDefault="00863D18" w:rsidP="00863D18">
      <w:pPr>
        <w:pStyle w:val="ListParagraph"/>
        <w:rPr>
          <w:sz w:val="24"/>
          <w:szCs w:val="24"/>
        </w:rPr>
      </w:pPr>
      <w:r w:rsidRPr="007752EF">
        <w:rPr>
          <w:b/>
          <w:bCs/>
          <w:sz w:val="24"/>
          <w:szCs w:val="24"/>
        </w:rPr>
        <w:t xml:space="preserve">Conditional or Ternary Operator </w:t>
      </w:r>
      <w:proofErr w:type="gramStart"/>
      <w:r w:rsidRPr="007752EF">
        <w:rPr>
          <w:b/>
          <w:bCs/>
          <w:sz w:val="24"/>
          <w:szCs w:val="24"/>
        </w:rPr>
        <w:t>(?:)</w:t>
      </w:r>
      <w:proofErr w:type="gramEnd"/>
    </w:p>
    <w:p w14:paraId="69682080" w14:textId="77777777" w:rsidR="00863D18" w:rsidRPr="007752EF" w:rsidRDefault="00863D18" w:rsidP="00863D18">
      <w:pPr>
        <w:pStyle w:val="ListParagraph"/>
        <w:rPr>
          <w:sz w:val="24"/>
          <w:szCs w:val="24"/>
        </w:rPr>
      </w:pPr>
      <w:r w:rsidRPr="007752EF">
        <w:rPr>
          <w:sz w:val="24"/>
          <w:szCs w:val="24"/>
        </w:rPr>
        <w:t>The </w:t>
      </w:r>
      <w:r w:rsidRPr="007752EF">
        <w:rPr>
          <w:b/>
          <w:bCs/>
          <w:sz w:val="24"/>
          <w:szCs w:val="24"/>
        </w:rPr>
        <w:t>conditional operator in C </w:t>
      </w:r>
      <w:r w:rsidRPr="007752EF">
        <w:rPr>
          <w:sz w:val="24"/>
          <w:szCs w:val="24"/>
        </w:rPr>
        <w:t>is kind of similar to the if-else statement as it follows the same algorithm as of </w:t>
      </w:r>
      <w:hyperlink r:id="rId12" w:history="1">
        <w:r w:rsidRPr="007752EF">
          <w:rPr>
            <w:rStyle w:val="Hyperlink"/>
            <w:sz w:val="24"/>
            <w:szCs w:val="24"/>
          </w:rPr>
          <w:t>if-else statement</w:t>
        </w:r>
      </w:hyperlink>
      <w:r w:rsidRPr="007752EF">
        <w:rPr>
          <w:sz w:val="24"/>
          <w:szCs w:val="24"/>
        </w:rPr>
        <w:t> but the conditional operator takes less space and helps to write the if-else statements in the shortest way possible. It is also known as the </w:t>
      </w:r>
      <w:r w:rsidRPr="007752EF">
        <w:rPr>
          <w:b/>
          <w:bCs/>
          <w:sz w:val="24"/>
          <w:szCs w:val="24"/>
        </w:rPr>
        <w:t>ternary operator in C</w:t>
      </w:r>
      <w:r w:rsidRPr="007752EF">
        <w:rPr>
          <w:sz w:val="24"/>
          <w:szCs w:val="24"/>
        </w:rPr>
        <w:t> as it operates on three operands.</w:t>
      </w:r>
    </w:p>
    <w:p w14:paraId="5AB3C08A" w14:textId="77777777" w:rsidR="00863D18" w:rsidRPr="007752EF" w:rsidRDefault="00863D18" w:rsidP="00863D18">
      <w:pPr>
        <w:pStyle w:val="ListParagraph"/>
        <w:rPr>
          <w:b/>
          <w:bCs/>
          <w:sz w:val="24"/>
          <w:szCs w:val="24"/>
        </w:rPr>
      </w:pPr>
      <w:r w:rsidRPr="007752EF">
        <w:rPr>
          <w:b/>
          <w:bCs/>
          <w:sz w:val="24"/>
          <w:szCs w:val="24"/>
        </w:rPr>
        <w:t>Syntax of Conditional/Ternary Operator in C</w:t>
      </w:r>
    </w:p>
    <w:p w14:paraId="3CEE5981" w14:textId="77777777" w:rsidR="00863D18" w:rsidRPr="007752EF" w:rsidRDefault="00863D18" w:rsidP="00863D18">
      <w:pPr>
        <w:pStyle w:val="ListParagraph"/>
        <w:rPr>
          <w:sz w:val="24"/>
          <w:szCs w:val="24"/>
        </w:rPr>
      </w:pPr>
      <w:r w:rsidRPr="007752EF">
        <w:rPr>
          <w:sz w:val="24"/>
          <w:szCs w:val="24"/>
        </w:rPr>
        <w:t>The conditional operator can be in the form</w:t>
      </w:r>
    </w:p>
    <w:p w14:paraId="1EEC8EDE" w14:textId="77777777" w:rsidR="00863D18" w:rsidRPr="007752EF" w:rsidRDefault="00863D18" w:rsidP="00863D18">
      <w:pPr>
        <w:pStyle w:val="ListParagraph"/>
        <w:rPr>
          <w:sz w:val="24"/>
          <w:szCs w:val="24"/>
        </w:rPr>
      </w:pPr>
      <w:r w:rsidRPr="007752EF">
        <w:rPr>
          <w:i/>
          <w:iCs/>
          <w:sz w:val="24"/>
          <w:szCs w:val="24"/>
        </w:rPr>
        <w:t>variable = Expression</w:t>
      </w:r>
      <w:proofErr w:type="gramStart"/>
      <w:r w:rsidRPr="007752EF">
        <w:rPr>
          <w:i/>
          <w:iCs/>
          <w:sz w:val="24"/>
          <w:szCs w:val="24"/>
        </w:rPr>
        <w:t xml:space="preserve">1 </w:t>
      </w:r>
      <w:r w:rsidRPr="007752EF">
        <w:rPr>
          <w:b/>
          <w:bCs/>
          <w:sz w:val="24"/>
          <w:szCs w:val="24"/>
        </w:rPr>
        <w:t>?</w:t>
      </w:r>
      <w:proofErr w:type="gramEnd"/>
      <w:r w:rsidRPr="007752EF">
        <w:rPr>
          <w:i/>
          <w:iCs/>
          <w:sz w:val="24"/>
          <w:szCs w:val="24"/>
        </w:rPr>
        <w:t xml:space="preserve"> Expression</w:t>
      </w:r>
      <w:proofErr w:type="gramStart"/>
      <w:r w:rsidRPr="007752EF">
        <w:rPr>
          <w:i/>
          <w:iCs/>
          <w:sz w:val="24"/>
          <w:szCs w:val="24"/>
        </w:rPr>
        <w:t xml:space="preserve">2 </w:t>
      </w:r>
      <w:r w:rsidRPr="007752EF">
        <w:rPr>
          <w:b/>
          <w:bCs/>
          <w:sz w:val="24"/>
          <w:szCs w:val="24"/>
        </w:rPr>
        <w:t>:</w:t>
      </w:r>
      <w:proofErr w:type="gramEnd"/>
      <w:r w:rsidRPr="007752EF">
        <w:rPr>
          <w:i/>
          <w:iCs/>
          <w:sz w:val="24"/>
          <w:szCs w:val="24"/>
        </w:rPr>
        <w:t xml:space="preserve"> Expression3</w:t>
      </w:r>
      <w:r w:rsidRPr="007752EF">
        <w:rPr>
          <w:b/>
          <w:bCs/>
          <w:i/>
          <w:iCs/>
          <w:sz w:val="24"/>
          <w:szCs w:val="24"/>
        </w:rPr>
        <w:t>;</w:t>
      </w:r>
    </w:p>
    <w:p w14:paraId="1692E174" w14:textId="77777777" w:rsidR="00863D18" w:rsidRPr="007752EF" w:rsidRDefault="00863D18" w:rsidP="00CF12D7">
      <w:pPr>
        <w:pStyle w:val="ListParagraph"/>
        <w:rPr>
          <w:sz w:val="24"/>
          <w:szCs w:val="24"/>
        </w:rPr>
      </w:pPr>
    </w:p>
    <w:p w14:paraId="08F44843" w14:textId="208EEB40" w:rsidR="00CF12D7" w:rsidRPr="007752EF" w:rsidRDefault="00CF12D7" w:rsidP="003F6C39">
      <w:pPr>
        <w:pStyle w:val="ListParagraph"/>
        <w:rPr>
          <w:sz w:val="24"/>
          <w:szCs w:val="24"/>
        </w:rPr>
      </w:pPr>
    </w:p>
    <w:p w14:paraId="2BD60084" w14:textId="77777777" w:rsidR="00331EF8" w:rsidRPr="007752EF" w:rsidRDefault="00331EF8" w:rsidP="003F6C39">
      <w:pPr>
        <w:pStyle w:val="ListParagraph"/>
        <w:rPr>
          <w:sz w:val="24"/>
          <w:szCs w:val="24"/>
        </w:rPr>
      </w:pPr>
    </w:p>
    <w:p w14:paraId="369B7E4C" w14:textId="77777777" w:rsidR="00331EF8" w:rsidRPr="007752EF" w:rsidRDefault="00331EF8" w:rsidP="003F6C39">
      <w:pPr>
        <w:pStyle w:val="ListParagraph"/>
        <w:rPr>
          <w:sz w:val="24"/>
          <w:szCs w:val="24"/>
        </w:rPr>
      </w:pPr>
    </w:p>
    <w:p w14:paraId="3B4C967C" w14:textId="77777777" w:rsidR="00331EF8" w:rsidRPr="007752EF" w:rsidRDefault="00331EF8" w:rsidP="003F6C39">
      <w:pPr>
        <w:pStyle w:val="ListParagraph"/>
        <w:rPr>
          <w:sz w:val="24"/>
          <w:szCs w:val="24"/>
        </w:rPr>
      </w:pPr>
    </w:p>
    <w:p w14:paraId="7C21322D" w14:textId="4E9941C9" w:rsidR="00331EF8" w:rsidRPr="007752EF" w:rsidRDefault="00331EF8" w:rsidP="00331EF8">
      <w:pPr>
        <w:ind w:left="360"/>
        <w:rPr>
          <w:b/>
          <w:bCs/>
          <w:sz w:val="24"/>
          <w:szCs w:val="24"/>
        </w:rPr>
      </w:pPr>
      <w:r w:rsidRPr="007752EF">
        <w:rPr>
          <w:b/>
          <w:bCs/>
          <w:sz w:val="24"/>
          <w:szCs w:val="24"/>
        </w:rPr>
        <w:t>5.</w:t>
      </w:r>
      <w:r w:rsidR="004C2127" w:rsidRPr="007752EF">
        <w:rPr>
          <w:b/>
          <w:bCs/>
          <w:sz w:val="24"/>
          <w:szCs w:val="24"/>
        </w:rPr>
        <w:t xml:space="preserve">Control Flow Statements in C </w:t>
      </w:r>
    </w:p>
    <w:p w14:paraId="65B8DDE8" w14:textId="3CF41D9F" w:rsidR="004C2127" w:rsidRPr="007752EF" w:rsidRDefault="004C2127" w:rsidP="00331EF8">
      <w:pPr>
        <w:pStyle w:val="ListParagraph"/>
        <w:ind w:firstLine="720"/>
        <w:rPr>
          <w:b/>
          <w:bCs/>
          <w:sz w:val="24"/>
          <w:szCs w:val="24"/>
        </w:rPr>
      </w:pPr>
      <w:r w:rsidRPr="007752EF">
        <w:rPr>
          <w:b/>
          <w:bCs/>
          <w:sz w:val="24"/>
          <w:szCs w:val="24"/>
        </w:rPr>
        <w:t xml:space="preserve"> Explain decision-making statements in C (if, else, nested if-else, switch). Provide examples of each.</w:t>
      </w:r>
    </w:p>
    <w:p w14:paraId="32EEE59F" w14:textId="0C20D606" w:rsidR="004C2127" w:rsidRPr="007752EF" w:rsidRDefault="004C2127" w:rsidP="004C2127">
      <w:pPr>
        <w:pStyle w:val="ListParagraph"/>
        <w:rPr>
          <w:sz w:val="24"/>
          <w:szCs w:val="24"/>
        </w:rPr>
      </w:pPr>
      <w:r w:rsidRPr="007752EF">
        <w:rPr>
          <w:sz w:val="24"/>
          <w:szCs w:val="24"/>
        </w:rPr>
        <w:t>In C, programs can choose which part of the code to execute based on some condition. This ability is called </w:t>
      </w:r>
      <w:r w:rsidRPr="007752EF">
        <w:rPr>
          <w:b/>
          <w:bCs/>
          <w:sz w:val="24"/>
          <w:szCs w:val="24"/>
        </w:rPr>
        <w:t>decision making</w:t>
      </w:r>
      <w:r w:rsidRPr="007752EF">
        <w:rPr>
          <w:sz w:val="24"/>
          <w:szCs w:val="24"/>
        </w:rPr>
        <w:t> and the statements used for it are called </w:t>
      </w:r>
      <w:r w:rsidRPr="007752EF">
        <w:rPr>
          <w:b/>
          <w:bCs/>
          <w:sz w:val="24"/>
          <w:szCs w:val="24"/>
        </w:rPr>
        <w:t>conditional statements. </w:t>
      </w:r>
      <w:r w:rsidRPr="007752EF">
        <w:rPr>
          <w:sz w:val="24"/>
          <w:szCs w:val="24"/>
        </w:rPr>
        <w:t>These statements evaluate one or more conditions and make the decision whether to execute a block of code or not.</w:t>
      </w:r>
    </w:p>
    <w:p w14:paraId="1FF16FE2" w14:textId="322A4CFD" w:rsidR="004C2127" w:rsidRPr="007752EF" w:rsidRDefault="004C2127" w:rsidP="004C2127">
      <w:pPr>
        <w:pStyle w:val="ListParagraph"/>
        <w:rPr>
          <w:sz w:val="24"/>
          <w:szCs w:val="24"/>
        </w:rPr>
      </w:pPr>
      <w:r w:rsidRPr="007752EF">
        <w:rPr>
          <w:noProof/>
          <w:sz w:val="24"/>
          <w:szCs w:val="24"/>
        </w:rPr>
        <w:lastRenderedPageBreak/>
        <w:drawing>
          <wp:inline distT="0" distB="0" distL="0" distR="0" wp14:anchorId="01075FCE" wp14:editId="6BFB670F">
            <wp:extent cx="6058497" cy="4111625"/>
            <wp:effectExtent l="0" t="0" r="0" b="3175"/>
            <wp:docPr id="1202574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3782" cy="4128785"/>
                    </a:xfrm>
                    <a:prstGeom prst="rect">
                      <a:avLst/>
                    </a:prstGeom>
                    <a:noFill/>
                  </pic:spPr>
                </pic:pic>
              </a:graphicData>
            </a:graphic>
          </wp:inline>
        </w:drawing>
      </w:r>
    </w:p>
    <w:p w14:paraId="08D79649" w14:textId="0B383DD1" w:rsidR="004C2127" w:rsidRPr="007752EF" w:rsidRDefault="004C2127" w:rsidP="004C2127">
      <w:pPr>
        <w:pStyle w:val="ListParagraph"/>
        <w:rPr>
          <w:noProof/>
          <w:sz w:val="24"/>
          <w:szCs w:val="24"/>
        </w:rPr>
      </w:pPr>
      <w:r w:rsidRPr="007752EF">
        <w:rPr>
          <w:noProof/>
          <w:sz w:val="24"/>
          <w:szCs w:val="24"/>
        </w:rPr>
        <mc:AlternateContent>
          <mc:Choice Requires="wps">
            <w:drawing>
              <wp:inline distT="0" distB="0" distL="0" distR="0" wp14:anchorId="7CFB244F" wp14:editId="6DC11164">
                <wp:extent cx="304800" cy="304800"/>
                <wp:effectExtent l="0" t="0" r="0" b="0"/>
                <wp:docPr id="44346903" name="Rectangle 5" descr="conditional statements in 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6449F" id="Rectangle 5" o:spid="_x0000_s1026" alt="conditional statements in 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752EF">
        <w:rPr>
          <w:noProof/>
          <w:sz w:val="24"/>
          <w:szCs w:val="24"/>
        </w:rPr>
        <w:t xml:space="preserve"> </w:t>
      </w:r>
      <w:r w:rsidRPr="007752EF">
        <w:rPr>
          <w:noProof/>
          <w:sz w:val="24"/>
          <w:szCs w:val="24"/>
        </w:rPr>
        <mc:AlternateContent>
          <mc:Choice Requires="wps">
            <w:drawing>
              <wp:inline distT="0" distB="0" distL="0" distR="0" wp14:anchorId="34A8FEB6" wp14:editId="5240638F">
                <wp:extent cx="304800" cy="304800"/>
                <wp:effectExtent l="0" t="0" r="0" b="0"/>
                <wp:docPr id="391585639" name="AutoShape 3" descr="conditional statements in 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F7E04" id="AutoShape 3" o:spid="_x0000_s1026" alt="conditional statements in 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589151" w14:textId="77777777" w:rsidR="00E511C2" w:rsidRPr="007752EF" w:rsidRDefault="00E511C2" w:rsidP="00E511C2">
      <w:pPr>
        <w:pStyle w:val="ListParagraph"/>
        <w:rPr>
          <w:b/>
          <w:bCs/>
          <w:sz w:val="24"/>
          <w:szCs w:val="24"/>
        </w:rPr>
      </w:pPr>
      <w:r w:rsidRPr="007752EF">
        <w:rPr>
          <w:b/>
          <w:bCs/>
          <w:sz w:val="24"/>
          <w:szCs w:val="24"/>
        </w:rPr>
        <w:t>1. if in C</w:t>
      </w:r>
    </w:p>
    <w:p w14:paraId="3FCBC983" w14:textId="77777777" w:rsidR="00E511C2" w:rsidRPr="007752EF" w:rsidRDefault="00E511C2" w:rsidP="00E511C2">
      <w:pPr>
        <w:pStyle w:val="ListParagraph"/>
        <w:rPr>
          <w:sz w:val="24"/>
          <w:szCs w:val="24"/>
        </w:rPr>
      </w:pPr>
      <w:r w:rsidRPr="007752EF">
        <w:rPr>
          <w:sz w:val="24"/>
          <w:szCs w:val="24"/>
        </w:rPr>
        <w:t>The </w:t>
      </w:r>
      <w:hyperlink r:id="rId14" w:history="1">
        <w:r w:rsidRPr="007752EF">
          <w:rPr>
            <w:rStyle w:val="Hyperlink"/>
            <w:sz w:val="24"/>
            <w:szCs w:val="24"/>
          </w:rPr>
          <w:t>if statement</w:t>
        </w:r>
      </w:hyperlink>
      <w:r w:rsidRPr="007752EF">
        <w:rPr>
          <w:sz w:val="24"/>
          <w:szCs w:val="24"/>
        </w:rPr>
        <w:t xml:space="preserve"> is the simplest decision-making statement. It is used to decide whether a certain statement or block of statements will be executed or not </w:t>
      </w:r>
      <w:proofErr w:type="spellStart"/>
      <w:r w:rsidRPr="007752EF">
        <w:rPr>
          <w:sz w:val="24"/>
          <w:szCs w:val="24"/>
        </w:rPr>
        <w:t>i.e</w:t>
      </w:r>
      <w:proofErr w:type="spellEnd"/>
      <w:r w:rsidRPr="007752EF">
        <w:rPr>
          <w:sz w:val="24"/>
          <w:szCs w:val="24"/>
        </w:rPr>
        <w:t xml:space="preserve"> if a certain condition is true then a block of statements is executed otherwise not.</w:t>
      </w:r>
    </w:p>
    <w:p w14:paraId="07FE6E73" w14:textId="77777777" w:rsidR="00E511C2" w:rsidRPr="007752EF" w:rsidRDefault="00E511C2" w:rsidP="00E511C2">
      <w:pPr>
        <w:pStyle w:val="ListParagraph"/>
        <w:rPr>
          <w:sz w:val="24"/>
          <w:szCs w:val="24"/>
        </w:rPr>
      </w:pPr>
      <w:r w:rsidRPr="007752EF">
        <w:rPr>
          <w:sz w:val="24"/>
          <w:szCs w:val="24"/>
        </w:rPr>
        <w:t>A </w:t>
      </w:r>
      <w:r w:rsidRPr="007752EF">
        <w:rPr>
          <w:b/>
          <w:bCs/>
          <w:sz w:val="24"/>
          <w:szCs w:val="24"/>
        </w:rPr>
        <w:t>condition</w:t>
      </w:r>
      <w:r w:rsidRPr="007752EF">
        <w:rPr>
          <w:sz w:val="24"/>
          <w:szCs w:val="24"/>
        </w:rPr>
        <w:t xml:space="preserve"> is any expression that evaluates to either a true or false (or values convertible to true or </w:t>
      </w:r>
      <w:proofErr w:type="spellStart"/>
      <w:r w:rsidRPr="007752EF">
        <w:rPr>
          <w:sz w:val="24"/>
          <w:szCs w:val="24"/>
        </w:rPr>
        <w:t>flase</w:t>
      </w:r>
      <w:proofErr w:type="spellEnd"/>
      <w:r w:rsidRPr="007752EF">
        <w:rPr>
          <w:sz w:val="24"/>
          <w:szCs w:val="24"/>
        </w:rPr>
        <w:t>).</w:t>
      </w:r>
    </w:p>
    <w:p w14:paraId="5BD16781" w14:textId="77777777" w:rsidR="00E511C2" w:rsidRPr="007752EF" w:rsidRDefault="00E511C2" w:rsidP="00E511C2">
      <w:pPr>
        <w:pStyle w:val="ListParagraph"/>
        <w:rPr>
          <w:b/>
          <w:bCs/>
          <w:sz w:val="24"/>
          <w:szCs w:val="24"/>
        </w:rPr>
      </w:pPr>
      <w:r w:rsidRPr="007752EF">
        <w:rPr>
          <w:b/>
          <w:bCs/>
          <w:sz w:val="24"/>
          <w:szCs w:val="24"/>
        </w:rPr>
        <w:t>2. if-else in C</w:t>
      </w:r>
    </w:p>
    <w:p w14:paraId="0B7C9ECD" w14:textId="77777777" w:rsidR="00E511C2" w:rsidRPr="007752EF" w:rsidRDefault="00E511C2" w:rsidP="00E511C2">
      <w:pPr>
        <w:pStyle w:val="ListParagraph"/>
        <w:rPr>
          <w:sz w:val="24"/>
          <w:szCs w:val="24"/>
        </w:rPr>
      </w:pPr>
      <w:r w:rsidRPr="007752EF">
        <w:rPr>
          <w:sz w:val="24"/>
          <w:szCs w:val="24"/>
        </w:rPr>
        <w:t>The </w:t>
      </w:r>
      <w:r w:rsidRPr="007752EF">
        <w:rPr>
          <w:b/>
          <w:bCs/>
          <w:sz w:val="24"/>
          <w:szCs w:val="24"/>
        </w:rPr>
        <w:t>if </w:t>
      </w:r>
      <w:r w:rsidRPr="007752EF">
        <w:rPr>
          <w:sz w:val="24"/>
          <w:szCs w:val="24"/>
        </w:rPr>
        <w:t xml:space="preserve">statement alone tells us that if a condition is true, it will execute a block of statements and if the condition is false, it </w:t>
      </w:r>
      <w:proofErr w:type="gramStart"/>
      <w:r w:rsidRPr="007752EF">
        <w:rPr>
          <w:sz w:val="24"/>
          <w:szCs w:val="24"/>
        </w:rPr>
        <w:t>won’t</w:t>
      </w:r>
      <w:proofErr w:type="gramEnd"/>
      <w:r w:rsidRPr="007752EF">
        <w:rPr>
          <w:sz w:val="24"/>
          <w:szCs w:val="24"/>
        </w:rPr>
        <w:t>. But what if we want to do something else when the condition is false? Here comes the C </w:t>
      </w:r>
      <w:r w:rsidRPr="007752EF">
        <w:rPr>
          <w:b/>
          <w:bCs/>
          <w:sz w:val="24"/>
          <w:szCs w:val="24"/>
        </w:rPr>
        <w:t>else </w:t>
      </w:r>
      <w:r w:rsidRPr="007752EF">
        <w:rPr>
          <w:sz w:val="24"/>
          <w:szCs w:val="24"/>
        </w:rPr>
        <w:t>statement. We can use the </w:t>
      </w:r>
      <w:r w:rsidRPr="007752EF">
        <w:rPr>
          <w:b/>
          <w:bCs/>
          <w:sz w:val="24"/>
          <w:szCs w:val="24"/>
        </w:rPr>
        <w:t>else </w:t>
      </w:r>
      <w:r w:rsidRPr="007752EF">
        <w:rPr>
          <w:sz w:val="24"/>
          <w:szCs w:val="24"/>
        </w:rPr>
        <w:t>statement with the </w:t>
      </w:r>
      <w:r w:rsidRPr="007752EF">
        <w:rPr>
          <w:b/>
          <w:bCs/>
          <w:sz w:val="24"/>
          <w:szCs w:val="24"/>
        </w:rPr>
        <w:t>if </w:t>
      </w:r>
      <w:r w:rsidRPr="007752EF">
        <w:rPr>
          <w:sz w:val="24"/>
          <w:szCs w:val="24"/>
        </w:rPr>
        <w:t>statement to execute a block of code when the condition is false. The</w:t>
      </w:r>
      <w:hyperlink r:id="rId15" w:history="1">
        <w:r w:rsidRPr="007752EF">
          <w:rPr>
            <w:rStyle w:val="Hyperlink"/>
            <w:sz w:val="24"/>
            <w:szCs w:val="24"/>
          </w:rPr>
          <w:t> if-else statement</w:t>
        </w:r>
      </w:hyperlink>
      <w:r w:rsidRPr="007752EF">
        <w:rPr>
          <w:sz w:val="24"/>
          <w:szCs w:val="24"/>
        </w:rPr>
        <w:t> consists of two blocks, one for false expression and one for true expression.</w:t>
      </w:r>
    </w:p>
    <w:p w14:paraId="3F23A6E4" w14:textId="77777777" w:rsidR="00E511C2" w:rsidRPr="007752EF" w:rsidRDefault="00E511C2" w:rsidP="00E511C2">
      <w:pPr>
        <w:pStyle w:val="ListParagraph"/>
        <w:rPr>
          <w:b/>
          <w:bCs/>
          <w:sz w:val="24"/>
          <w:szCs w:val="24"/>
        </w:rPr>
      </w:pPr>
      <w:r w:rsidRPr="007752EF">
        <w:rPr>
          <w:b/>
          <w:bCs/>
          <w:sz w:val="24"/>
          <w:szCs w:val="24"/>
        </w:rPr>
        <w:t>3. Nested if-else in C</w:t>
      </w:r>
    </w:p>
    <w:p w14:paraId="55C64FAB" w14:textId="77777777" w:rsidR="00E511C2" w:rsidRPr="007752EF" w:rsidRDefault="00E511C2" w:rsidP="00E511C2">
      <w:pPr>
        <w:pStyle w:val="ListParagraph"/>
        <w:rPr>
          <w:sz w:val="24"/>
          <w:szCs w:val="24"/>
        </w:rPr>
      </w:pPr>
      <w:r w:rsidRPr="007752EF">
        <w:rPr>
          <w:sz w:val="24"/>
          <w:szCs w:val="24"/>
        </w:rPr>
        <w:t xml:space="preserve">A nested if in C is an if statement that is the target of another if statement. Nested if statements mean an if statement inside another if statement. Yes, C allow us to nested if statements within if statements, </w:t>
      </w:r>
      <w:proofErr w:type="spellStart"/>
      <w:r w:rsidRPr="007752EF">
        <w:rPr>
          <w:sz w:val="24"/>
          <w:szCs w:val="24"/>
        </w:rPr>
        <w:t>i.e</w:t>
      </w:r>
      <w:proofErr w:type="spellEnd"/>
      <w:r w:rsidRPr="007752EF">
        <w:rPr>
          <w:sz w:val="24"/>
          <w:szCs w:val="24"/>
        </w:rPr>
        <w:t>, we can place an if statement inside another if statement.</w:t>
      </w:r>
    </w:p>
    <w:p w14:paraId="79ED76C4" w14:textId="77777777" w:rsidR="00E511C2" w:rsidRPr="007752EF" w:rsidRDefault="00E511C2" w:rsidP="00E511C2">
      <w:pPr>
        <w:pStyle w:val="ListParagraph"/>
        <w:rPr>
          <w:b/>
          <w:bCs/>
          <w:sz w:val="24"/>
          <w:szCs w:val="24"/>
        </w:rPr>
      </w:pPr>
      <w:r w:rsidRPr="007752EF">
        <w:rPr>
          <w:b/>
          <w:bCs/>
          <w:sz w:val="24"/>
          <w:szCs w:val="24"/>
        </w:rPr>
        <w:t>4. if-else-if Ladder in C</w:t>
      </w:r>
    </w:p>
    <w:p w14:paraId="25F22C19" w14:textId="77777777" w:rsidR="00E511C2" w:rsidRPr="007752EF" w:rsidRDefault="00E511C2" w:rsidP="00E511C2">
      <w:pPr>
        <w:pStyle w:val="ListParagraph"/>
        <w:rPr>
          <w:sz w:val="24"/>
          <w:szCs w:val="24"/>
        </w:rPr>
      </w:pPr>
      <w:r w:rsidRPr="007752EF">
        <w:rPr>
          <w:sz w:val="24"/>
          <w:szCs w:val="24"/>
        </w:rPr>
        <w:t>The </w:t>
      </w:r>
      <w:hyperlink r:id="rId16" w:history="1">
        <w:r w:rsidRPr="007752EF">
          <w:rPr>
            <w:rStyle w:val="Hyperlink"/>
            <w:sz w:val="24"/>
            <w:szCs w:val="24"/>
          </w:rPr>
          <w:t>if else if statements</w:t>
        </w:r>
      </w:hyperlink>
      <w:r w:rsidRPr="007752EF">
        <w:rPr>
          <w:sz w:val="24"/>
          <w:szCs w:val="24"/>
        </w:rPr>
        <w:t xml:space="preserve"> are used when the user </w:t>
      </w:r>
      <w:proofErr w:type="gramStart"/>
      <w:r w:rsidRPr="007752EF">
        <w:rPr>
          <w:sz w:val="24"/>
          <w:szCs w:val="24"/>
        </w:rPr>
        <w:t>has to</w:t>
      </w:r>
      <w:proofErr w:type="gramEnd"/>
      <w:r w:rsidRPr="007752EF">
        <w:rPr>
          <w:sz w:val="24"/>
          <w:szCs w:val="24"/>
        </w:rPr>
        <w:t xml:space="preserve"> decide among multiple options. The C if statements are executed from the top down. As soon as one of the conditions controlling the if is true, the statement associated with that if is executed, </w:t>
      </w:r>
      <w:r w:rsidRPr="007752EF">
        <w:rPr>
          <w:sz w:val="24"/>
          <w:szCs w:val="24"/>
        </w:rPr>
        <w:lastRenderedPageBreak/>
        <w:t xml:space="preserve">and the rest of the C else-if ladder is bypassed. If none of the conditions is true, then the final else statement will be executed. if-else-if ladder is </w:t>
      </w:r>
      <w:proofErr w:type="gramStart"/>
      <w:r w:rsidRPr="007752EF">
        <w:rPr>
          <w:sz w:val="24"/>
          <w:szCs w:val="24"/>
        </w:rPr>
        <w:t>similar to</w:t>
      </w:r>
      <w:proofErr w:type="gramEnd"/>
      <w:r w:rsidRPr="007752EF">
        <w:rPr>
          <w:sz w:val="24"/>
          <w:szCs w:val="24"/>
        </w:rPr>
        <w:t xml:space="preserve"> the switch statement.</w:t>
      </w:r>
    </w:p>
    <w:p w14:paraId="39E6D7CD" w14:textId="77777777" w:rsidR="00E511C2" w:rsidRPr="007752EF" w:rsidRDefault="00E511C2" w:rsidP="00E511C2">
      <w:pPr>
        <w:pStyle w:val="ListParagraph"/>
        <w:rPr>
          <w:b/>
          <w:bCs/>
          <w:sz w:val="24"/>
          <w:szCs w:val="24"/>
        </w:rPr>
      </w:pPr>
      <w:r w:rsidRPr="007752EF">
        <w:rPr>
          <w:b/>
          <w:bCs/>
          <w:sz w:val="24"/>
          <w:szCs w:val="24"/>
        </w:rPr>
        <w:t>5. switch Statement in C</w:t>
      </w:r>
    </w:p>
    <w:p w14:paraId="67F1B913" w14:textId="77777777" w:rsidR="00E511C2" w:rsidRPr="007752EF" w:rsidRDefault="00E511C2" w:rsidP="00E511C2">
      <w:pPr>
        <w:pStyle w:val="ListParagraph"/>
        <w:rPr>
          <w:sz w:val="24"/>
          <w:szCs w:val="24"/>
        </w:rPr>
      </w:pPr>
      <w:r w:rsidRPr="007752EF">
        <w:rPr>
          <w:sz w:val="24"/>
          <w:szCs w:val="24"/>
        </w:rPr>
        <w:t>The</w:t>
      </w:r>
      <w:hyperlink r:id="rId17" w:history="1">
        <w:r w:rsidRPr="007752EF">
          <w:rPr>
            <w:rStyle w:val="Hyperlink"/>
            <w:sz w:val="24"/>
            <w:szCs w:val="24"/>
          </w:rPr>
          <w:t> switch case statement</w:t>
        </w:r>
      </w:hyperlink>
      <w:r w:rsidRPr="007752EF">
        <w:rPr>
          <w:sz w:val="24"/>
          <w:szCs w:val="24"/>
        </w:rPr>
        <w:t> is an alternative to the if else if ladder that can be used to execute the conditional code based on the value of the variable specified in the switch statement. The switch block consists of cases to be executed based on the value of the switch variable.</w:t>
      </w:r>
    </w:p>
    <w:p w14:paraId="7EA147A6" w14:textId="77777777" w:rsidR="00E511C2" w:rsidRPr="007752EF" w:rsidRDefault="00E511C2" w:rsidP="00E511C2">
      <w:pPr>
        <w:pStyle w:val="ListParagraph"/>
        <w:rPr>
          <w:b/>
          <w:bCs/>
          <w:sz w:val="24"/>
          <w:szCs w:val="24"/>
        </w:rPr>
      </w:pPr>
      <w:r w:rsidRPr="007752EF">
        <w:rPr>
          <w:b/>
          <w:bCs/>
          <w:sz w:val="24"/>
          <w:szCs w:val="24"/>
        </w:rPr>
        <w:t>6. Conditional Operator in C</w:t>
      </w:r>
    </w:p>
    <w:p w14:paraId="0C46A032" w14:textId="77777777" w:rsidR="00E511C2" w:rsidRPr="007752EF" w:rsidRDefault="00E511C2" w:rsidP="00E511C2">
      <w:pPr>
        <w:pStyle w:val="ListParagraph"/>
        <w:rPr>
          <w:sz w:val="24"/>
          <w:szCs w:val="24"/>
        </w:rPr>
      </w:pPr>
      <w:r w:rsidRPr="007752EF">
        <w:rPr>
          <w:sz w:val="24"/>
          <w:szCs w:val="24"/>
        </w:rPr>
        <w:t>The</w:t>
      </w:r>
      <w:hyperlink r:id="rId18" w:history="1">
        <w:r w:rsidRPr="007752EF">
          <w:rPr>
            <w:rStyle w:val="Hyperlink"/>
            <w:sz w:val="24"/>
            <w:szCs w:val="24"/>
          </w:rPr>
          <w:t> conditional operator</w:t>
        </w:r>
      </w:hyperlink>
      <w:r w:rsidRPr="007752EF">
        <w:rPr>
          <w:sz w:val="24"/>
          <w:szCs w:val="24"/>
        </w:rPr>
        <w:t xml:space="preserve"> is used to add conditional code in our program. It is </w:t>
      </w:r>
      <w:proofErr w:type="gramStart"/>
      <w:r w:rsidRPr="007752EF">
        <w:rPr>
          <w:sz w:val="24"/>
          <w:szCs w:val="24"/>
        </w:rPr>
        <w:t>similar to</w:t>
      </w:r>
      <w:proofErr w:type="gramEnd"/>
      <w:r w:rsidRPr="007752EF">
        <w:rPr>
          <w:sz w:val="24"/>
          <w:szCs w:val="24"/>
        </w:rPr>
        <w:t xml:space="preserve"> the if-else statement. It is also known as the ternary operator as it works on three operands.</w:t>
      </w:r>
    </w:p>
    <w:p w14:paraId="04B7F8C5" w14:textId="77777777" w:rsidR="00BE5B9F" w:rsidRPr="007752EF" w:rsidRDefault="00BE5B9F" w:rsidP="00BE5B9F">
      <w:pPr>
        <w:pStyle w:val="ListParagraph"/>
        <w:rPr>
          <w:b/>
          <w:bCs/>
          <w:sz w:val="24"/>
          <w:szCs w:val="24"/>
        </w:rPr>
      </w:pPr>
    </w:p>
    <w:p w14:paraId="76205920" w14:textId="08165587" w:rsidR="00CA1B5F" w:rsidRPr="007752EF" w:rsidRDefault="00331EF8" w:rsidP="00331EF8">
      <w:pPr>
        <w:ind w:left="360"/>
        <w:rPr>
          <w:b/>
          <w:bCs/>
          <w:sz w:val="24"/>
          <w:szCs w:val="24"/>
        </w:rPr>
      </w:pPr>
      <w:r w:rsidRPr="007752EF">
        <w:rPr>
          <w:b/>
          <w:bCs/>
          <w:sz w:val="24"/>
          <w:szCs w:val="24"/>
        </w:rPr>
        <w:t>6.</w:t>
      </w:r>
      <w:r w:rsidR="001E454E" w:rsidRPr="007752EF">
        <w:rPr>
          <w:b/>
          <w:bCs/>
          <w:sz w:val="24"/>
          <w:szCs w:val="24"/>
        </w:rPr>
        <w:t xml:space="preserve">Looping in C </w:t>
      </w:r>
    </w:p>
    <w:p w14:paraId="5E6CC530" w14:textId="52081A4F" w:rsidR="00CA1B5F" w:rsidRPr="007752EF" w:rsidRDefault="001E454E" w:rsidP="00CA1B5F">
      <w:pPr>
        <w:pStyle w:val="ListParagraph"/>
        <w:rPr>
          <w:b/>
          <w:bCs/>
          <w:sz w:val="24"/>
          <w:szCs w:val="24"/>
        </w:rPr>
      </w:pPr>
      <w:r w:rsidRPr="007752EF">
        <w:rPr>
          <w:b/>
          <w:bCs/>
          <w:sz w:val="24"/>
          <w:szCs w:val="24"/>
        </w:rPr>
        <w:t xml:space="preserve"> Compare and contrast while loops, for loops, and do-while loops. Explain the scenarios in which each loop is most appropriate. </w:t>
      </w:r>
    </w:p>
    <w:p w14:paraId="6A83FA6D" w14:textId="1BE621F1" w:rsidR="00CA1B5F" w:rsidRPr="007752EF" w:rsidRDefault="00CA1B5F" w:rsidP="00CA1B5F">
      <w:pPr>
        <w:pStyle w:val="ListParagraph"/>
        <w:rPr>
          <w:sz w:val="24"/>
          <w:szCs w:val="24"/>
        </w:rPr>
      </w:pPr>
      <w:r w:rsidRPr="007752EF">
        <w:rPr>
          <w:sz w:val="24"/>
          <w:szCs w:val="24"/>
        </w:rPr>
        <w:t>→ Loops repeat statements:</w:t>
      </w:r>
    </w:p>
    <w:p w14:paraId="0C9D83D0" w14:textId="11D66F99" w:rsidR="00CA1B5F" w:rsidRPr="007752EF" w:rsidRDefault="00CA1B5F" w:rsidP="00CA1B5F">
      <w:pPr>
        <w:pStyle w:val="ListParagraph"/>
        <w:rPr>
          <w:sz w:val="24"/>
          <w:szCs w:val="24"/>
        </w:rPr>
      </w:pPr>
      <w:r w:rsidRPr="007752EF">
        <w:rPr>
          <w:sz w:val="24"/>
          <w:szCs w:val="24"/>
        </w:rPr>
        <w:t xml:space="preserve"> </w:t>
      </w:r>
      <w:r w:rsidRPr="007752EF">
        <w:rPr>
          <w:rFonts w:ascii="Segoe UI Symbol" w:hAnsi="Segoe UI Symbol" w:cs="Segoe UI Symbol"/>
          <w:sz w:val="24"/>
          <w:szCs w:val="24"/>
        </w:rPr>
        <w:t>➢</w:t>
      </w:r>
      <w:r w:rsidRPr="007752EF">
        <w:rPr>
          <w:sz w:val="24"/>
          <w:szCs w:val="24"/>
        </w:rPr>
        <w:t xml:space="preserve"> For- Used to efficiently write a loop that needs to execute a specific number of </w:t>
      </w:r>
      <w:proofErr w:type="gramStart"/>
      <w:r w:rsidRPr="007752EF">
        <w:rPr>
          <w:sz w:val="24"/>
          <w:szCs w:val="24"/>
        </w:rPr>
        <w:t>times ,fixed</w:t>
      </w:r>
      <w:proofErr w:type="gramEnd"/>
      <w:r w:rsidRPr="007752EF">
        <w:rPr>
          <w:sz w:val="24"/>
          <w:szCs w:val="24"/>
        </w:rPr>
        <w:t xml:space="preserve"> loops. </w:t>
      </w:r>
    </w:p>
    <w:p w14:paraId="18BC2BD6" w14:textId="05EA67D1" w:rsidR="00CA1B5F" w:rsidRPr="007752EF" w:rsidRDefault="00CA1B5F" w:rsidP="00CA1B5F">
      <w:pPr>
        <w:pStyle w:val="ListParagraph"/>
        <w:rPr>
          <w:sz w:val="24"/>
          <w:szCs w:val="24"/>
        </w:rPr>
      </w:pPr>
      <w:r w:rsidRPr="007752EF">
        <w:rPr>
          <w:rFonts w:ascii="Segoe UI Symbol" w:hAnsi="Segoe UI Symbol" w:cs="Segoe UI Symbol"/>
          <w:sz w:val="24"/>
          <w:szCs w:val="24"/>
        </w:rPr>
        <w:t>➢</w:t>
      </w:r>
      <w:r w:rsidRPr="007752EF">
        <w:rPr>
          <w:sz w:val="24"/>
          <w:szCs w:val="24"/>
        </w:rPr>
        <w:t xml:space="preserve"> While- It repeatedly executes a target statement </w:t>
      </w:r>
      <w:proofErr w:type="gramStart"/>
      <w:r w:rsidRPr="007752EF">
        <w:rPr>
          <w:sz w:val="24"/>
          <w:szCs w:val="24"/>
        </w:rPr>
        <w:t>as long as</w:t>
      </w:r>
      <w:proofErr w:type="gramEnd"/>
      <w:r w:rsidRPr="007752EF">
        <w:rPr>
          <w:sz w:val="24"/>
          <w:szCs w:val="24"/>
        </w:rPr>
        <w:t xml:space="preserve"> the given condition is </w:t>
      </w:r>
      <w:proofErr w:type="gramStart"/>
      <w:r w:rsidRPr="007752EF">
        <w:rPr>
          <w:sz w:val="24"/>
          <w:szCs w:val="24"/>
        </w:rPr>
        <w:t>true ,condition</w:t>
      </w:r>
      <w:proofErr w:type="gramEnd"/>
      <w:r w:rsidRPr="007752EF">
        <w:rPr>
          <w:sz w:val="24"/>
          <w:szCs w:val="24"/>
        </w:rPr>
        <w:t xml:space="preserve">-based. </w:t>
      </w:r>
    </w:p>
    <w:p w14:paraId="6BA4FFBE" w14:textId="1D8880A6" w:rsidR="001E454E" w:rsidRPr="007752EF" w:rsidRDefault="00CA1B5F" w:rsidP="00CA1B5F">
      <w:pPr>
        <w:pStyle w:val="ListParagraph"/>
        <w:rPr>
          <w:sz w:val="24"/>
          <w:szCs w:val="24"/>
        </w:rPr>
      </w:pPr>
      <w:r w:rsidRPr="007752EF">
        <w:rPr>
          <w:rFonts w:ascii="Segoe UI Symbol" w:hAnsi="Segoe UI Symbol" w:cs="Segoe UI Symbol"/>
          <w:sz w:val="24"/>
          <w:szCs w:val="24"/>
        </w:rPr>
        <w:t>➢</w:t>
      </w:r>
      <w:r w:rsidRPr="007752EF">
        <w:rPr>
          <w:sz w:val="24"/>
          <w:szCs w:val="24"/>
        </w:rPr>
        <w:t xml:space="preserve"> Do-while- Do-while loop is </w:t>
      </w:r>
      <w:proofErr w:type="gramStart"/>
      <w:r w:rsidRPr="007752EF">
        <w:rPr>
          <w:sz w:val="24"/>
          <w:szCs w:val="24"/>
        </w:rPr>
        <w:t>similar to</w:t>
      </w:r>
      <w:proofErr w:type="gramEnd"/>
      <w:r w:rsidRPr="007752EF">
        <w:rPr>
          <w:sz w:val="24"/>
          <w:szCs w:val="24"/>
        </w:rPr>
        <w:t xml:space="preserve"> while </w:t>
      </w:r>
      <w:proofErr w:type="gramStart"/>
      <w:r w:rsidRPr="007752EF">
        <w:rPr>
          <w:sz w:val="24"/>
          <w:szCs w:val="24"/>
        </w:rPr>
        <w:t>loop ,</w:t>
      </w:r>
      <w:proofErr w:type="gramEnd"/>
      <w:r w:rsidRPr="007752EF">
        <w:rPr>
          <w:sz w:val="24"/>
          <w:szCs w:val="24"/>
        </w:rPr>
        <w:t xml:space="preserve"> except the fact that it executes once even if condition is </w:t>
      </w:r>
      <w:proofErr w:type="gramStart"/>
      <w:r w:rsidRPr="007752EF">
        <w:rPr>
          <w:sz w:val="24"/>
          <w:szCs w:val="24"/>
        </w:rPr>
        <w:t>false ,runs</w:t>
      </w:r>
      <w:proofErr w:type="gramEnd"/>
      <w:r w:rsidRPr="007752EF">
        <w:rPr>
          <w:sz w:val="24"/>
          <w:szCs w:val="24"/>
        </w:rPr>
        <w:t xml:space="preserve"> at least once. </w:t>
      </w:r>
      <w:r w:rsidR="001E454E" w:rsidRPr="007752EF">
        <w:rPr>
          <w:sz w:val="24"/>
          <w:szCs w:val="24"/>
        </w:rPr>
        <w:t xml:space="preserve"> </w:t>
      </w:r>
    </w:p>
    <w:p w14:paraId="4BC9A5AD" w14:textId="77777777" w:rsidR="00E828C8" w:rsidRPr="007752EF" w:rsidRDefault="00E828C8" w:rsidP="008F5488">
      <w:pPr>
        <w:pStyle w:val="ListParagraph"/>
        <w:rPr>
          <w:sz w:val="24"/>
          <w:szCs w:val="24"/>
        </w:rPr>
      </w:pPr>
    </w:p>
    <w:p w14:paraId="533B3A60" w14:textId="10BCB291" w:rsidR="00462072" w:rsidRPr="007752EF" w:rsidRDefault="00462072" w:rsidP="00462072">
      <w:pPr>
        <w:ind w:left="360"/>
        <w:rPr>
          <w:b/>
          <w:bCs/>
          <w:sz w:val="24"/>
          <w:szCs w:val="24"/>
        </w:rPr>
      </w:pPr>
      <w:r w:rsidRPr="007752EF">
        <w:rPr>
          <w:b/>
          <w:bCs/>
          <w:sz w:val="24"/>
          <w:szCs w:val="24"/>
        </w:rPr>
        <w:t>7.</w:t>
      </w:r>
      <w:r w:rsidR="00E828C8" w:rsidRPr="007752EF">
        <w:rPr>
          <w:b/>
          <w:bCs/>
          <w:sz w:val="24"/>
          <w:szCs w:val="24"/>
        </w:rPr>
        <w:t xml:space="preserve">Loop Control Statements </w:t>
      </w:r>
    </w:p>
    <w:p w14:paraId="7750EF48" w14:textId="57600079" w:rsidR="00E828C8" w:rsidRPr="007752EF" w:rsidRDefault="00E828C8" w:rsidP="00462072">
      <w:pPr>
        <w:pStyle w:val="ListParagraph"/>
        <w:rPr>
          <w:b/>
          <w:bCs/>
          <w:sz w:val="24"/>
          <w:szCs w:val="24"/>
        </w:rPr>
      </w:pPr>
      <w:r w:rsidRPr="007752EF">
        <w:rPr>
          <w:b/>
          <w:bCs/>
          <w:sz w:val="24"/>
          <w:szCs w:val="24"/>
        </w:rPr>
        <w:t xml:space="preserve">Explain the use of break, continue, and </w:t>
      </w:r>
      <w:proofErr w:type="spellStart"/>
      <w:r w:rsidRPr="007752EF">
        <w:rPr>
          <w:b/>
          <w:bCs/>
          <w:sz w:val="24"/>
          <w:szCs w:val="24"/>
        </w:rPr>
        <w:t>goto</w:t>
      </w:r>
      <w:proofErr w:type="spellEnd"/>
      <w:r w:rsidRPr="007752EF">
        <w:rPr>
          <w:b/>
          <w:bCs/>
          <w:sz w:val="24"/>
          <w:szCs w:val="24"/>
        </w:rPr>
        <w:t xml:space="preserve"> statements in C. Provide examples of each. </w:t>
      </w:r>
    </w:p>
    <w:p w14:paraId="0A9FE61D" w14:textId="77777777" w:rsidR="00462072" w:rsidRPr="007752EF" w:rsidRDefault="00462072" w:rsidP="00462072">
      <w:pPr>
        <w:pStyle w:val="ListParagraph"/>
        <w:rPr>
          <w:sz w:val="24"/>
          <w:szCs w:val="24"/>
        </w:rPr>
      </w:pPr>
      <w:r w:rsidRPr="007752EF">
        <w:rPr>
          <w:sz w:val="24"/>
          <w:szCs w:val="24"/>
        </w:rPr>
        <w:t xml:space="preserve">→ Break- used inside loop or switch statement </w:t>
      </w:r>
    </w:p>
    <w:p w14:paraId="77E1656E" w14:textId="77777777" w:rsidR="00462072" w:rsidRPr="007752EF" w:rsidRDefault="00462072" w:rsidP="00462072">
      <w:pPr>
        <w:pStyle w:val="ListParagraph"/>
        <w:rPr>
          <w:sz w:val="24"/>
          <w:szCs w:val="24"/>
        </w:rPr>
      </w:pPr>
      <w:r w:rsidRPr="007752EF">
        <w:rPr>
          <w:sz w:val="24"/>
          <w:szCs w:val="24"/>
        </w:rPr>
        <w:t xml:space="preserve">→ Continue- also inside a loop, compiler will skip all the following statements in the loop and resume the next loop iteration. </w:t>
      </w:r>
    </w:p>
    <w:p w14:paraId="5DA3C4BD" w14:textId="334BA40D" w:rsidR="00462072" w:rsidRPr="007752EF" w:rsidRDefault="00462072" w:rsidP="00462072">
      <w:pPr>
        <w:pStyle w:val="ListParagraph"/>
        <w:rPr>
          <w:sz w:val="24"/>
          <w:szCs w:val="24"/>
        </w:rPr>
      </w:pPr>
      <w:r w:rsidRPr="007752EF">
        <w:rPr>
          <w:sz w:val="24"/>
          <w:szCs w:val="24"/>
        </w:rPr>
        <w:t>→ Goto- we can transfer the control from current location to anywhere in the program.</w:t>
      </w:r>
    </w:p>
    <w:p w14:paraId="356490E8" w14:textId="77777777" w:rsidR="00462072" w:rsidRPr="007752EF" w:rsidRDefault="00462072" w:rsidP="00462072">
      <w:pPr>
        <w:pStyle w:val="ListParagraph"/>
        <w:rPr>
          <w:sz w:val="24"/>
          <w:szCs w:val="24"/>
        </w:rPr>
      </w:pPr>
    </w:p>
    <w:p w14:paraId="3AC4C39D" w14:textId="77777777" w:rsidR="00E828C8" w:rsidRPr="007752EF" w:rsidRDefault="00E828C8" w:rsidP="00E828C8">
      <w:pPr>
        <w:pStyle w:val="ListParagraph"/>
        <w:rPr>
          <w:sz w:val="24"/>
          <w:szCs w:val="24"/>
        </w:rPr>
      </w:pPr>
    </w:p>
    <w:p w14:paraId="05B54FA5" w14:textId="77777777" w:rsidR="00E828C8" w:rsidRPr="007752EF" w:rsidRDefault="00E828C8" w:rsidP="00E828C8">
      <w:pPr>
        <w:pStyle w:val="ListParagraph"/>
        <w:rPr>
          <w:sz w:val="24"/>
          <w:szCs w:val="24"/>
        </w:rPr>
      </w:pPr>
    </w:p>
    <w:p w14:paraId="0DD094DB" w14:textId="77777777" w:rsidR="003A08B5" w:rsidRPr="007752EF" w:rsidRDefault="003A08B5" w:rsidP="008F5488">
      <w:pPr>
        <w:pStyle w:val="ListParagraph"/>
        <w:rPr>
          <w:sz w:val="24"/>
          <w:szCs w:val="24"/>
        </w:rPr>
      </w:pPr>
    </w:p>
    <w:p w14:paraId="30A32965" w14:textId="2F56A522" w:rsidR="00E828C8" w:rsidRPr="007752EF" w:rsidRDefault="00462072" w:rsidP="00462072">
      <w:pPr>
        <w:ind w:left="360"/>
        <w:rPr>
          <w:b/>
          <w:bCs/>
          <w:sz w:val="24"/>
          <w:szCs w:val="24"/>
        </w:rPr>
      </w:pPr>
      <w:r w:rsidRPr="007752EF">
        <w:rPr>
          <w:b/>
          <w:bCs/>
          <w:sz w:val="24"/>
          <w:szCs w:val="24"/>
        </w:rPr>
        <w:t>8.</w:t>
      </w:r>
      <w:r w:rsidR="00E828C8" w:rsidRPr="007752EF">
        <w:rPr>
          <w:b/>
          <w:bCs/>
          <w:sz w:val="24"/>
          <w:szCs w:val="24"/>
        </w:rPr>
        <w:t xml:space="preserve">Functions in C </w:t>
      </w:r>
    </w:p>
    <w:p w14:paraId="2605020B" w14:textId="663E1870" w:rsidR="00E828C8" w:rsidRPr="007752EF" w:rsidRDefault="00E828C8" w:rsidP="00462072">
      <w:pPr>
        <w:pStyle w:val="ListParagraph"/>
        <w:ind w:firstLine="720"/>
        <w:rPr>
          <w:b/>
          <w:bCs/>
          <w:sz w:val="24"/>
          <w:szCs w:val="24"/>
        </w:rPr>
      </w:pPr>
      <w:r w:rsidRPr="007752EF">
        <w:rPr>
          <w:b/>
          <w:bCs/>
          <w:sz w:val="24"/>
          <w:szCs w:val="24"/>
        </w:rPr>
        <w:t xml:space="preserve">What are functions in C? Explain function declaration, definition, and how to call a function. Provide examples. </w:t>
      </w:r>
    </w:p>
    <w:p w14:paraId="54DCC8D2" w14:textId="77777777" w:rsidR="00462072" w:rsidRPr="007752EF" w:rsidRDefault="00462072" w:rsidP="00462072">
      <w:pPr>
        <w:pStyle w:val="ListParagraph"/>
        <w:ind w:firstLine="720"/>
        <w:rPr>
          <w:b/>
          <w:bCs/>
          <w:sz w:val="24"/>
          <w:szCs w:val="24"/>
        </w:rPr>
      </w:pPr>
    </w:p>
    <w:p w14:paraId="6A3E344B" w14:textId="01680EF0" w:rsidR="00462072" w:rsidRPr="007752EF" w:rsidRDefault="00462072" w:rsidP="00462072">
      <w:pPr>
        <w:pStyle w:val="ListParagraph"/>
        <w:ind w:firstLine="720"/>
        <w:rPr>
          <w:sz w:val="24"/>
          <w:szCs w:val="24"/>
        </w:rPr>
      </w:pPr>
      <w:r w:rsidRPr="007752EF">
        <w:rPr>
          <w:sz w:val="24"/>
          <w:szCs w:val="24"/>
        </w:rPr>
        <w:lastRenderedPageBreak/>
        <w:t xml:space="preserve">→ A function in C is a block of code that performs a specific task. Functions are reusable blocks of code. Steps: </w:t>
      </w:r>
      <w:r w:rsidRPr="007752EF">
        <w:rPr>
          <w:rFonts w:ascii="Segoe UI Symbol" w:hAnsi="Segoe UI Symbol" w:cs="Segoe UI Symbol"/>
          <w:sz w:val="24"/>
          <w:szCs w:val="24"/>
        </w:rPr>
        <w:t>➢</w:t>
      </w:r>
      <w:r w:rsidRPr="007752EF">
        <w:rPr>
          <w:sz w:val="24"/>
          <w:szCs w:val="24"/>
        </w:rPr>
        <w:t xml:space="preserve"> Declaration- Tells the compiler the function</w:t>
      </w:r>
      <w:r w:rsidRPr="007752EF">
        <w:rPr>
          <w:rFonts w:ascii="Calibri" w:hAnsi="Calibri" w:cs="Calibri"/>
          <w:sz w:val="24"/>
          <w:szCs w:val="24"/>
        </w:rPr>
        <w:t>’</w:t>
      </w:r>
      <w:r w:rsidRPr="007752EF">
        <w:rPr>
          <w:sz w:val="24"/>
          <w:szCs w:val="24"/>
        </w:rPr>
        <w:t xml:space="preserve">s name, return type, and parameters. Placed before </w:t>
      </w:r>
      <w:proofErr w:type="gramStart"/>
      <w:r w:rsidRPr="007752EF">
        <w:rPr>
          <w:sz w:val="24"/>
          <w:szCs w:val="24"/>
        </w:rPr>
        <w:t>main(</w:t>
      </w:r>
      <w:proofErr w:type="gramEnd"/>
      <w:r w:rsidRPr="007752EF">
        <w:rPr>
          <w:sz w:val="24"/>
          <w:szCs w:val="24"/>
        </w:rPr>
        <w:t xml:space="preserve">) or in a header file. </w:t>
      </w:r>
      <w:r w:rsidRPr="007752EF">
        <w:rPr>
          <w:rFonts w:ascii="Segoe UI Symbol" w:hAnsi="Segoe UI Symbol" w:cs="Segoe UI Symbol"/>
          <w:sz w:val="24"/>
          <w:szCs w:val="24"/>
        </w:rPr>
        <w:t>➢</w:t>
      </w:r>
      <w:r w:rsidRPr="007752EF">
        <w:rPr>
          <w:sz w:val="24"/>
          <w:szCs w:val="24"/>
        </w:rPr>
        <w:t xml:space="preserve"> Definition- Contains the actual code (body) of the function. Specifies what the function does. </w:t>
      </w:r>
      <w:r w:rsidRPr="007752EF">
        <w:rPr>
          <w:rFonts w:ascii="Segoe UI Symbol" w:hAnsi="Segoe UI Symbol" w:cs="Segoe UI Symbol"/>
          <w:sz w:val="24"/>
          <w:szCs w:val="24"/>
        </w:rPr>
        <w:t>➢</w:t>
      </w:r>
      <w:r w:rsidRPr="007752EF">
        <w:rPr>
          <w:sz w:val="24"/>
          <w:szCs w:val="24"/>
        </w:rPr>
        <w:t xml:space="preserve"> Calling- Executes the function. Passes arguments (if any) to the function.</w:t>
      </w:r>
    </w:p>
    <w:p w14:paraId="2C6972E1" w14:textId="77777777" w:rsidR="00462072" w:rsidRPr="007752EF" w:rsidRDefault="00462072" w:rsidP="00462072">
      <w:pPr>
        <w:pStyle w:val="ListParagraph"/>
        <w:ind w:firstLine="720"/>
        <w:rPr>
          <w:sz w:val="24"/>
          <w:szCs w:val="24"/>
        </w:rPr>
      </w:pPr>
    </w:p>
    <w:p w14:paraId="62ABA20E" w14:textId="77777777" w:rsidR="007168D9" w:rsidRPr="007752EF" w:rsidRDefault="007168D9" w:rsidP="00E828C8">
      <w:pPr>
        <w:pStyle w:val="ListParagraph"/>
        <w:rPr>
          <w:sz w:val="24"/>
          <w:szCs w:val="24"/>
        </w:rPr>
      </w:pPr>
    </w:p>
    <w:p w14:paraId="02798036" w14:textId="0396ADE3" w:rsidR="00202533" w:rsidRPr="007752EF" w:rsidRDefault="00462072" w:rsidP="00462072">
      <w:pPr>
        <w:ind w:left="360"/>
        <w:rPr>
          <w:b/>
          <w:bCs/>
          <w:sz w:val="24"/>
          <w:szCs w:val="24"/>
        </w:rPr>
      </w:pPr>
      <w:r w:rsidRPr="007752EF">
        <w:rPr>
          <w:sz w:val="24"/>
          <w:szCs w:val="24"/>
        </w:rPr>
        <w:t>9.</w:t>
      </w:r>
      <w:r w:rsidR="00202533" w:rsidRPr="007752EF">
        <w:rPr>
          <w:b/>
          <w:bCs/>
          <w:sz w:val="24"/>
          <w:szCs w:val="24"/>
        </w:rPr>
        <w:t xml:space="preserve">Arrays in C • </w:t>
      </w:r>
    </w:p>
    <w:p w14:paraId="4F052A2D" w14:textId="46998E78" w:rsidR="00202533" w:rsidRPr="007752EF" w:rsidRDefault="00202533" w:rsidP="00202533">
      <w:pPr>
        <w:pStyle w:val="ListParagraph"/>
        <w:rPr>
          <w:b/>
          <w:bCs/>
          <w:sz w:val="24"/>
          <w:szCs w:val="24"/>
        </w:rPr>
      </w:pPr>
      <w:r w:rsidRPr="007752EF">
        <w:rPr>
          <w:b/>
          <w:bCs/>
          <w:sz w:val="24"/>
          <w:szCs w:val="24"/>
        </w:rPr>
        <w:t xml:space="preserve">Explain the concept of arrays in C. Differentiate between one-dimensional and multi-dimensional arrays with examples. </w:t>
      </w:r>
    </w:p>
    <w:p w14:paraId="4624A0B4" w14:textId="466B3980" w:rsidR="00462072" w:rsidRPr="007752EF" w:rsidRDefault="00462072" w:rsidP="00202533">
      <w:pPr>
        <w:pStyle w:val="ListParagraph"/>
        <w:rPr>
          <w:sz w:val="24"/>
          <w:szCs w:val="24"/>
        </w:rPr>
      </w:pPr>
      <w:r w:rsidRPr="007752EF">
        <w:rPr>
          <w:sz w:val="24"/>
          <w:szCs w:val="24"/>
        </w:rPr>
        <w:t xml:space="preserve">→ An array in C is a data structure that stores multiple values of the same data type in contiguous memory locations. → One-Dimensional Array: It consists of a single row of elements, accessible using a single index. </w:t>
      </w:r>
      <w:r w:rsidRPr="007752EF">
        <w:rPr>
          <w:rFonts w:ascii="Segoe UI Symbol" w:hAnsi="Segoe UI Symbol" w:cs="Segoe UI Symbol"/>
          <w:sz w:val="24"/>
          <w:szCs w:val="24"/>
        </w:rPr>
        <w:t>➢</w:t>
      </w:r>
      <w:r w:rsidRPr="007752EF">
        <w:rPr>
          <w:sz w:val="24"/>
          <w:szCs w:val="24"/>
        </w:rPr>
        <w:t xml:space="preserve"> For example, </w:t>
      </w:r>
      <w:r w:rsidRPr="007752EF">
        <w:rPr>
          <w:rFonts w:ascii="Calibri" w:hAnsi="Calibri" w:cs="Calibri"/>
          <w:sz w:val="24"/>
          <w:szCs w:val="24"/>
        </w:rPr>
        <w:t>→</w:t>
      </w:r>
      <w:r w:rsidRPr="007752EF">
        <w:rPr>
          <w:sz w:val="24"/>
          <w:szCs w:val="24"/>
        </w:rPr>
        <w:t xml:space="preserve"> int </w:t>
      </w:r>
      <w:proofErr w:type="spellStart"/>
      <w:r w:rsidRPr="007752EF">
        <w:rPr>
          <w:sz w:val="24"/>
          <w:szCs w:val="24"/>
        </w:rPr>
        <w:t>arr</w:t>
      </w:r>
      <w:proofErr w:type="spellEnd"/>
      <w:r w:rsidRPr="007752EF">
        <w:rPr>
          <w:sz w:val="24"/>
          <w:szCs w:val="24"/>
        </w:rPr>
        <w:t xml:space="preserve">; stores five integers in a row. </w:t>
      </w:r>
      <w:r w:rsidRPr="007752EF">
        <w:rPr>
          <w:rFonts w:ascii="Calibri" w:hAnsi="Calibri" w:cs="Calibri"/>
          <w:sz w:val="24"/>
          <w:szCs w:val="24"/>
        </w:rPr>
        <w:t>→</w:t>
      </w:r>
      <w:r w:rsidRPr="007752EF">
        <w:rPr>
          <w:sz w:val="24"/>
          <w:szCs w:val="24"/>
        </w:rPr>
        <w:t xml:space="preserve"> Two-Dimensional Array: It consists of a grid of elements, accessible using two indices. </w:t>
      </w:r>
      <w:r w:rsidRPr="007752EF">
        <w:rPr>
          <w:rFonts w:ascii="Segoe UI Symbol" w:hAnsi="Segoe UI Symbol" w:cs="Segoe UI Symbol"/>
          <w:sz w:val="24"/>
          <w:szCs w:val="24"/>
        </w:rPr>
        <w:t>➢</w:t>
      </w:r>
      <w:r w:rsidRPr="007752EF">
        <w:rPr>
          <w:sz w:val="24"/>
          <w:szCs w:val="24"/>
        </w:rPr>
        <w:t xml:space="preserve"> For example, </w:t>
      </w:r>
      <w:r w:rsidRPr="007752EF">
        <w:rPr>
          <w:rFonts w:ascii="Calibri" w:hAnsi="Calibri" w:cs="Calibri"/>
          <w:sz w:val="24"/>
          <w:szCs w:val="24"/>
        </w:rPr>
        <w:t>→</w:t>
      </w:r>
      <w:r w:rsidRPr="007752EF">
        <w:rPr>
          <w:sz w:val="24"/>
          <w:szCs w:val="24"/>
        </w:rPr>
        <w:t xml:space="preserve"> int matrix = {{10, 20}, {30, 40}}; stores a 2x3 matrix.</w:t>
      </w:r>
    </w:p>
    <w:p w14:paraId="78C5A258" w14:textId="3060B5D4" w:rsidR="00202533" w:rsidRPr="007752EF" w:rsidRDefault="00202533" w:rsidP="00202533">
      <w:pPr>
        <w:pStyle w:val="ListParagraph"/>
        <w:rPr>
          <w:sz w:val="24"/>
          <w:szCs w:val="24"/>
        </w:rPr>
      </w:pPr>
    </w:p>
    <w:p w14:paraId="67E4CC6B" w14:textId="77777777" w:rsidR="00202533" w:rsidRPr="007752EF" w:rsidRDefault="00202533" w:rsidP="00202533">
      <w:pPr>
        <w:pStyle w:val="ListParagraph"/>
        <w:rPr>
          <w:sz w:val="24"/>
          <w:szCs w:val="24"/>
        </w:rPr>
      </w:pPr>
    </w:p>
    <w:p w14:paraId="0E2C2BE0" w14:textId="77777777" w:rsidR="001B417E" w:rsidRPr="007752EF" w:rsidRDefault="001B417E" w:rsidP="00202533">
      <w:pPr>
        <w:pStyle w:val="ListParagraph"/>
        <w:rPr>
          <w:sz w:val="24"/>
          <w:szCs w:val="24"/>
        </w:rPr>
      </w:pPr>
    </w:p>
    <w:p w14:paraId="1B00F52D" w14:textId="77777777" w:rsidR="00BA36CC" w:rsidRPr="007752EF" w:rsidRDefault="00BA36CC" w:rsidP="001B417E">
      <w:pPr>
        <w:pStyle w:val="ListParagraph"/>
        <w:rPr>
          <w:sz w:val="24"/>
          <w:szCs w:val="24"/>
        </w:rPr>
      </w:pPr>
    </w:p>
    <w:p w14:paraId="01880C6E" w14:textId="0E797533" w:rsidR="00BA36CC" w:rsidRPr="007752EF" w:rsidRDefault="00BA36CC" w:rsidP="001E1D58">
      <w:pPr>
        <w:pStyle w:val="ListParagraph"/>
        <w:numPr>
          <w:ilvl w:val="1"/>
          <w:numId w:val="4"/>
        </w:numPr>
        <w:rPr>
          <w:b/>
          <w:bCs/>
          <w:sz w:val="24"/>
          <w:szCs w:val="24"/>
        </w:rPr>
      </w:pPr>
      <w:r w:rsidRPr="007752EF">
        <w:rPr>
          <w:b/>
          <w:bCs/>
          <w:sz w:val="24"/>
          <w:szCs w:val="24"/>
        </w:rPr>
        <w:t xml:space="preserve">Pointers in C </w:t>
      </w:r>
    </w:p>
    <w:p w14:paraId="2C8F86C7" w14:textId="77777777" w:rsidR="00BA36CC" w:rsidRPr="007752EF" w:rsidRDefault="00BA36CC" w:rsidP="00BA36CC">
      <w:pPr>
        <w:pStyle w:val="ListParagraph"/>
        <w:rPr>
          <w:b/>
          <w:bCs/>
          <w:sz w:val="24"/>
          <w:szCs w:val="24"/>
        </w:rPr>
      </w:pPr>
      <w:r w:rsidRPr="007752EF">
        <w:rPr>
          <w:b/>
          <w:bCs/>
          <w:sz w:val="24"/>
          <w:szCs w:val="24"/>
        </w:rPr>
        <w:t xml:space="preserve">• THEORY EXERCISE: o Explain what pointers are in C and how they are declared and initialized. Why are pointers important in C? </w:t>
      </w:r>
    </w:p>
    <w:p w14:paraId="0695B120" w14:textId="77777777" w:rsidR="001E1D58" w:rsidRPr="007752EF" w:rsidRDefault="001E1D58" w:rsidP="00BA36CC">
      <w:pPr>
        <w:pStyle w:val="ListParagraph"/>
        <w:rPr>
          <w:sz w:val="24"/>
          <w:szCs w:val="24"/>
        </w:rPr>
      </w:pPr>
      <w:r w:rsidRPr="007752EF">
        <w:rPr>
          <w:sz w:val="24"/>
          <w:szCs w:val="24"/>
        </w:rPr>
        <w:t>Pointers in C are variables that store the memory address of another variable.</w:t>
      </w:r>
    </w:p>
    <w:p w14:paraId="49C8189B" w14:textId="77777777" w:rsidR="001E1D58" w:rsidRPr="007752EF" w:rsidRDefault="001E1D58" w:rsidP="00BA36CC">
      <w:pPr>
        <w:pStyle w:val="ListParagraph"/>
        <w:rPr>
          <w:sz w:val="24"/>
          <w:szCs w:val="24"/>
        </w:rPr>
      </w:pPr>
      <w:r w:rsidRPr="007752EF">
        <w:rPr>
          <w:sz w:val="24"/>
          <w:szCs w:val="24"/>
        </w:rPr>
        <w:t xml:space="preserve"> → They are declared using the syntax </w:t>
      </w:r>
      <w:proofErr w:type="spellStart"/>
      <w:r w:rsidRPr="007752EF">
        <w:rPr>
          <w:sz w:val="24"/>
          <w:szCs w:val="24"/>
        </w:rPr>
        <w:t>data_type</w:t>
      </w:r>
      <w:proofErr w:type="spellEnd"/>
      <w:r w:rsidRPr="007752EF">
        <w:rPr>
          <w:sz w:val="24"/>
          <w:szCs w:val="24"/>
        </w:rPr>
        <w:t xml:space="preserve"> *</w:t>
      </w:r>
      <w:proofErr w:type="spellStart"/>
      <w:r w:rsidRPr="007752EF">
        <w:rPr>
          <w:sz w:val="24"/>
          <w:szCs w:val="24"/>
        </w:rPr>
        <w:t>pointer_name</w:t>
      </w:r>
      <w:proofErr w:type="spellEnd"/>
      <w:r w:rsidRPr="007752EF">
        <w:rPr>
          <w:sz w:val="24"/>
          <w:szCs w:val="24"/>
        </w:rPr>
        <w:t xml:space="preserve">, where the asterisk (*) indicates the pointer. </w:t>
      </w:r>
    </w:p>
    <w:p w14:paraId="15C9781E" w14:textId="37B8DB76" w:rsidR="001E1D58" w:rsidRPr="007752EF" w:rsidRDefault="001E1D58" w:rsidP="00BA36CC">
      <w:pPr>
        <w:pStyle w:val="ListParagraph"/>
        <w:rPr>
          <w:sz w:val="24"/>
          <w:szCs w:val="24"/>
        </w:rPr>
      </w:pPr>
      <w:r w:rsidRPr="007752EF">
        <w:rPr>
          <w:sz w:val="24"/>
          <w:szCs w:val="24"/>
        </w:rPr>
        <w:t>→ They are essential for creating data structures like linked lists and trees, and for passing variables by value to functions.</w:t>
      </w:r>
    </w:p>
    <w:p w14:paraId="36FB929A" w14:textId="6C33DDB5" w:rsidR="00BA36CC" w:rsidRPr="007752EF" w:rsidRDefault="00BA36CC">
      <w:pPr>
        <w:rPr>
          <w:sz w:val="24"/>
          <w:szCs w:val="24"/>
        </w:rPr>
      </w:pPr>
      <w:r w:rsidRPr="007752EF">
        <w:rPr>
          <w:sz w:val="24"/>
          <w:szCs w:val="24"/>
        </w:rPr>
        <w:br w:type="page"/>
      </w:r>
    </w:p>
    <w:p w14:paraId="55936BD7" w14:textId="77777777" w:rsidR="00BA36CC" w:rsidRPr="007752EF" w:rsidRDefault="00BA36CC" w:rsidP="00BA36CC">
      <w:pPr>
        <w:pStyle w:val="ListParagraph"/>
        <w:rPr>
          <w:b/>
          <w:bCs/>
          <w:sz w:val="24"/>
          <w:szCs w:val="24"/>
        </w:rPr>
      </w:pPr>
    </w:p>
    <w:p w14:paraId="65162191" w14:textId="434E04B6" w:rsidR="00BA36CC" w:rsidRPr="007752EF" w:rsidRDefault="001E1D58" w:rsidP="001E1D58">
      <w:pPr>
        <w:ind w:left="360"/>
        <w:rPr>
          <w:b/>
          <w:bCs/>
          <w:sz w:val="24"/>
          <w:szCs w:val="24"/>
        </w:rPr>
      </w:pPr>
      <w:r w:rsidRPr="007752EF">
        <w:rPr>
          <w:b/>
          <w:bCs/>
          <w:sz w:val="24"/>
          <w:szCs w:val="24"/>
        </w:rPr>
        <w:t>11.</w:t>
      </w:r>
      <w:r w:rsidR="00BA36CC" w:rsidRPr="007752EF">
        <w:rPr>
          <w:b/>
          <w:bCs/>
          <w:sz w:val="24"/>
          <w:szCs w:val="24"/>
        </w:rPr>
        <w:t xml:space="preserve">Strings in C </w:t>
      </w:r>
    </w:p>
    <w:p w14:paraId="1F702ED7" w14:textId="12D914F1" w:rsidR="00BA36CC" w:rsidRPr="007752EF" w:rsidRDefault="00BA36CC" w:rsidP="00BA36CC">
      <w:pPr>
        <w:pStyle w:val="ListParagraph"/>
        <w:rPr>
          <w:b/>
          <w:bCs/>
          <w:sz w:val="24"/>
          <w:szCs w:val="24"/>
        </w:rPr>
      </w:pPr>
      <w:r w:rsidRPr="007752EF">
        <w:rPr>
          <w:b/>
          <w:bCs/>
          <w:sz w:val="24"/>
          <w:szCs w:val="24"/>
        </w:rPr>
        <w:t xml:space="preserve">Explain string handling functions like </w:t>
      </w:r>
      <w:proofErr w:type="spellStart"/>
      <w:proofErr w:type="gramStart"/>
      <w:r w:rsidRPr="007752EF">
        <w:rPr>
          <w:b/>
          <w:bCs/>
          <w:sz w:val="24"/>
          <w:szCs w:val="24"/>
        </w:rPr>
        <w:t>strlen</w:t>
      </w:r>
      <w:proofErr w:type="spellEnd"/>
      <w:r w:rsidRPr="007752EF">
        <w:rPr>
          <w:b/>
          <w:bCs/>
          <w:sz w:val="24"/>
          <w:szCs w:val="24"/>
        </w:rPr>
        <w:t>(</w:t>
      </w:r>
      <w:proofErr w:type="gramEnd"/>
      <w:r w:rsidRPr="007752EF">
        <w:rPr>
          <w:b/>
          <w:bCs/>
          <w:sz w:val="24"/>
          <w:szCs w:val="24"/>
        </w:rPr>
        <w:t xml:space="preserve">), </w:t>
      </w:r>
      <w:proofErr w:type="spellStart"/>
      <w:proofErr w:type="gramStart"/>
      <w:r w:rsidRPr="007752EF">
        <w:rPr>
          <w:b/>
          <w:bCs/>
          <w:sz w:val="24"/>
          <w:szCs w:val="24"/>
        </w:rPr>
        <w:t>strcpy</w:t>
      </w:r>
      <w:proofErr w:type="spellEnd"/>
      <w:r w:rsidRPr="007752EF">
        <w:rPr>
          <w:b/>
          <w:bCs/>
          <w:sz w:val="24"/>
          <w:szCs w:val="24"/>
        </w:rPr>
        <w:t>(</w:t>
      </w:r>
      <w:proofErr w:type="gramEnd"/>
      <w:r w:rsidRPr="007752EF">
        <w:rPr>
          <w:b/>
          <w:bCs/>
          <w:sz w:val="24"/>
          <w:szCs w:val="24"/>
        </w:rPr>
        <w:t xml:space="preserve">), </w:t>
      </w:r>
      <w:proofErr w:type="spellStart"/>
      <w:proofErr w:type="gramStart"/>
      <w:r w:rsidRPr="007752EF">
        <w:rPr>
          <w:b/>
          <w:bCs/>
          <w:sz w:val="24"/>
          <w:szCs w:val="24"/>
        </w:rPr>
        <w:t>strcat</w:t>
      </w:r>
      <w:proofErr w:type="spellEnd"/>
      <w:r w:rsidRPr="007752EF">
        <w:rPr>
          <w:b/>
          <w:bCs/>
          <w:sz w:val="24"/>
          <w:szCs w:val="24"/>
        </w:rPr>
        <w:t>(</w:t>
      </w:r>
      <w:proofErr w:type="gramEnd"/>
      <w:r w:rsidRPr="007752EF">
        <w:rPr>
          <w:b/>
          <w:bCs/>
          <w:sz w:val="24"/>
          <w:szCs w:val="24"/>
        </w:rPr>
        <w:t xml:space="preserve">), </w:t>
      </w:r>
      <w:proofErr w:type="spellStart"/>
      <w:proofErr w:type="gramStart"/>
      <w:r w:rsidRPr="007752EF">
        <w:rPr>
          <w:b/>
          <w:bCs/>
          <w:sz w:val="24"/>
          <w:szCs w:val="24"/>
        </w:rPr>
        <w:t>strcmp</w:t>
      </w:r>
      <w:proofErr w:type="spellEnd"/>
      <w:r w:rsidRPr="007752EF">
        <w:rPr>
          <w:b/>
          <w:bCs/>
          <w:sz w:val="24"/>
          <w:szCs w:val="24"/>
        </w:rPr>
        <w:t>(</w:t>
      </w:r>
      <w:proofErr w:type="gramEnd"/>
      <w:r w:rsidRPr="007752EF">
        <w:rPr>
          <w:b/>
          <w:bCs/>
          <w:sz w:val="24"/>
          <w:szCs w:val="24"/>
        </w:rPr>
        <w:t xml:space="preserve">), and </w:t>
      </w:r>
      <w:proofErr w:type="spellStart"/>
      <w:proofErr w:type="gramStart"/>
      <w:r w:rsidRPr="007752EF">
        <w:rPr>
          <w:b/>
          <w:bCs/>
          <w:sz w:val="24"/>
          <w:szCs w:val="24"/>
        </w:rPr>
        <w:t>strchr</w:t>
      </w:r>
      <w:proofErr w:type="spellEnd"/>
      <w:r w:rsidRPr="007752EF">
        <w:rPr>
          <w:b/>
          <w:bCs/>
          <w:sz w:val="24"/>
          <w:szCs w:val="24"/>
        </w:rPr>
        <w:t>(</w:t>
      </w:r>
      <w:proofErr w:type="gramEnd"/>
      <w:r w:rsidRPr="007752EF">
        <w:rPr>
          <w:b/>
          <w:bCs/>
          <w:sz w:val="24"/>
          <w:szCs w:val="24"/>
        </w:rPr>
        <w:t xml:space="preserve">). Provide examples of when these functions are useful. </w:t>
      </w:r>
    </w:p>
    <w:p w14:paraId="5FE1E353" w14:textId="77777777" w:rsidR="001E1D58" w:rsidRPr="007752EF" w:rsidRDefault="001E1D58" w:rsidP="001E1D58">
      <w:pPr>
        <w:pStyle w:val="ListParagraph"/>
        <w:rPr>
          <w:sz w:val="24"/>
          <w:szCs w:val="24"/>
        </w:rPr>
      </w:pPr>
      <w:proofErr w:type="spellStart"/>
      <w:proofErr w:type="gramStart"/>
      <w:r w:rsidRPr="007752EF">
        <w:rPr>
          <w:sz w:val="24"/>
          <w:szCs w:val="24"/>
        </w:rPr>
        <w:t>strlen</w:t>
      </w:r>
      <w:proofErr w:type="spellEnd"/>
      <w:r w:rsidRPr="007752EF">
        <w:rPr>
          <w:sz w:val="24"/>
          <w:szCs w:val="24"/>
        </w:rPr>
        <w:t>(</w:t>
      </w:r>
      <w:proofErr w:type="gramEnd"/>
      <w:r w:rsidRPr="007752EF">
        <w:rPr>
          <w:sz w:val="24"/>
          <w:szCs w:val="24"/>
        </w:rPr>
        <w:t xml:space="preserve">): Returns the length of a string (excluding the null </w:t>
      </w:r>
    </w:p>
    <w:p w14:paraId="77DAE27B" w14:textId="77777777" w:rsidR="001E1D58" w:rsidRPr="007752EF" w:rsidRDefault="001E1D58" w:rsidP="001E1D58">
      <w:pPr>
        <w:pStyle w:val="ListParagraph"/>
        <w:rPr>
          <w:sz w:val="24"/>
          <w:szCs w:val="24"/>
        </w:rPr>
      </w:pPr>
      <w:r w:rsidRPr="007752EF">
        <w:rPr>
          <w:sz w:val="24"/>
          <w:szCs w:val="24"/>
        </w:rPr>
        <w:t xml:space="preserve">terminator). Example: char </w:t>
      </w:r>
      <w:proofErr w:type="gramStart"/>
      <w:r w:rsidRPr="007752EF">
        <w:rPr>
          <w:sz w:val="24"/>
          <w:szCs w:val="24"/>
        </w:rPr>
        <w:t>str[</w:t>
      </w:r>
      <w:proofErr w:type="gramEnd"/>
      <w:r w:rsidRPr="007752EF">
        <w:rPr>
          <w:sz w:val="24"/>
          <w:szCs w:val="24"/>
        </w:rPr>
        <w:t xml:space="preserve">] = "Hello, World!"; int length = </w:t>
      </w:r>
    </w:p>
    <w:p w14:paraId="232F8824" w14:textId="77777777" w:rsidR="001E1D58" w:rsidRPr="007752EF" w:rsidRDefault="001E1D58" w:rsidP="001E1D58">
      <w:pPr>
        <w:pStyle w:val="ListParagraph"/>
        <w:rPr>
          <w:sz w:val="24"/>
          <w:szCs w:val="24"/>
        </w:rPr>
      </w:pPr>
      <w:proofErr w:type="spellStart"/>
      <w:proofErr w:type="gramStart"/>
      <w:r w:rsidRPr="007752EF">
        <w:rPr>
          <w:sz w:val="24"/>
          <w:szCs w:val="24"/>
        </w:rPr>
        <w:t>strlen</w:t>
      </w:r>
      <w:proofErr w:type="spellEnd"/>
      <w:r w:rsidRPr="007752EF">
        <w:rPr>
          <w:sz w:val="24"/>
          <w:szCs w:val="24"/>
        </w:rPr>
        <w:t>(</w:t>
      </w:r>
      <w:proofErr w:type="gramEnd"/>
      <w:r w:rsidRPr="007752EF">
        <w:rPr>
          <w:sz w:val="24"/>
          <w:szCs w:val="24"/>
        </w:rPr>
        <w:t>str</w:t>
      </w:r>
      <w:proofErr w:type="gramStart"/>
      <w:r w:rsidRPr="007752EF">
        <w:rPr>
          <w:sz w:val="24"/>
          <w:szCs w:val="24"/>
        </w:rPr>
        <w:t>);.</w:t>
      </w:r>
      <w:proofErr w:type="gramEnd"/>
      <w:r w:rsidRPr="007752EF">
        <w:rPr>
          <w:sz w:val="24"/>
          <w:szCs w:val="24"/>
        </w:rPr>
        <w:t xml:space="preserve"> </w:t>
      </w:r>
    </w:p>
    <w:p w14:paraId="71867F81" w14:textId="77777777" w:rsidR="001E1D58" w:rsidRPr="007752EF" w:rsidRDefault="001E1D58" w:rsidP="001E1D58">
      <w:pPr>
        <w:pStyle w:val="ListParagraph"/>
        <w:rPr>
          <w:sz w:val="24"/>
          <w:szCs w:val="24"/>
        </w:rPr>
      </w:pPr>
      <w:proofErr w:type="gramStart"/>
      <w:r w:rsidRPr="007752EF">
        <w:rPr>
          <w:sz w:val="24"/>
          <w:szCs w:val="24"/>
        </w:rPr>
        <w:t xml:space="preserve">→  </w:t>
      </w:r>
      <w:proofErr w:type="spellStart"/>
      <w:r w:rsidRPr="007752EF">
        <w:rPr>
          <w:sz w:val="24"/>
          <w:szCs w:val="24"/>
        </w:rPr>
        <w:t>strcpy</w:t>
      </w:r>
      <w:proofErr w:type="spellEnd"/>
      <w:proofErr w:type="gramEnd"/>
      <w:r w:rsidRPr="007752EF">
        <w:rPr>
          <w:sz w:val="24"/>
          <w:szCs w:val="24"/>
        </w:rPr>
        <w:t xml:space="preserve">(): Copies the contents of one string to another. Example: </w:t>
      </w:r>
    </w:p>
    <w:p w14:paraId="4FD65B11" w14:textId="77777777" w:rsidR="001E1D58" w:rsidRPr="007752EF" w:rsidRDefault="001E1D58" w:rsidP="001E1D58">
      <w:pPr>
        <w:pStyle w:val="ListParagraph"/>
        <w:rPr>
          <w:sz w:val="24"/>
          <w:szCs w:val="24"/>
        </w:rPr>
      </w:pPr>
      <w:r w:rsidRPr="007752EF">
        <w:rPr>
          <w:sz w:val="24"/>
          <w:szCs w:val="24"/>
        </w:rPr>
        <w:t xml:space="preserve">char </w:t>
      </w:r>
      <w:proofErr w:type="gramStart"/>
      <w:r w:rsidRPr="007752EF">
        <w:rPr>
          <w:sz w:val="24"/>
          <w:szCs w:val="24"/>
        </w:rPr>
        <w:t>source[</w:t>
      </w:r>
      <w:proofErr w:type="gramEnd"/>
      <w:r w:rsidRPr="007752EF">
        <w:rPr>
          <w:sz w:val="24"/>
          <w:szCs w:val="24"/>
        </w:rPr>
        <w:t xml:space="preserve">] = "Hello"; char </w:t>
      </w:r>
      <w:proofErr w:type="gramStart"/>
      <w:r w:rsidRPr="007752EF">
        <w:rPr>
          <w:sz w:val="24"/>
          <w:szCs w:val="24"/>
        </w:rPr>
        <w:t>destination[</w:t>
      </w:r>
      <w:proofErr w:type="gramEnd"/>
      <w:r w:rsidRPr="007752EF">
        <w:rPr>
          <w:sz w:val="24"/>
          <w:szCs w:val="24"/>
        </w:rPr>
        <w:t xml:space="preserve">] = "World"; </w:t>
      </w:r>
    </w:p>
    <w:p w14:paraId="6D7087E5" w14:textId="77777777" w:rsidR="001E1D58" w:rsidRPr="007752EF" w:rsidRDefault="001E1D58" w:rsidP="001E1D58">
      <w:pPr>
        <w:pStyle w:val="ListParagraph"/>
        <w:rPr>
          <w:sz w:val="24"/>
          <w:szCs w:val="24"/>
        </w:rPr>
      </w:pPr>
      <w:proofErr w:type="spellStart"/>
      <w:proofErr w:type="gramStart"/>
      <w:r w:rsidRPr="007752EF">
        <w:rPr>
          <w:sz w:val="24"/>
          <w:szCs w:val="24"/>
        </w:rPr>
        <w:t>strcpy</w:t>
      </w:r>
      <w:proofErr w:type="spellEnd"/>
      <w:r w:rsidRPr="007752EF">
        <w:rPr>
          <w:sz w:val="24"/>
          <w:szCs w:val="24"/>
        </w:rPr>
        <w:t>(</w:t>
      </w:r>
      <w:proofErr w:type="gramEnd"/>
      <w:r w:rsidRPr="007752EF">
        <w:rPr>
          <w:sz w:val="24"/>
          <w:szCs w:val="24"/>
        </w:rPr>
        <w:t>destination, source</w:t>
      </w:r>
      <w:proofErr w:type="gramStart"/>
      <w:r w:rsidRPr="007752EF">
        <w:rPr>
          <w:sz w:val="24"/>
          <w:szCs w:val="24"/>
        </w:rPr>
        <w:t>);.</w:t>
      </w:r>
      <w:proofErr w:type="gramEnd"/>
      <w:r w:rsidRPr="007752EF">
        <w:rPr>
          <w:sz w:val="24"/>
          <w:szCs w:val="24"/>
        </w:rPr>
        <w:t xml:space="preserve">  </w:t>
      </w:r>
    </w:p>
    <w:p w14:paraId="111A4B8A" w14:textId="77777777" w:rsidR="001E1D58" w:rsidRPr="007752EF" w:rsidRDefault="001E1D58" w:rsidP="001E1D58">
      <w:pPr>
        <w:pStyle w:val="ListParagraph"/>
        <w:rPr>
          <w:sz w:val="24"/>
          <w:szCs w:val="24"/>
        </w:rPr>
      </w:pPr>
      <w:r w:rsidRPr="007752EF">
        <w:rPr>
          <w:sz w:val="24"/>
          <w:szCs w:val="24"/>
        </w:rPr>
        <w:t xml:space="preserve">→ </w:t>
      </w:r>
      <w:proofErr w:type="spellStart"/>
      <w:proofErr w:type="gramStart"/>
      <w:r w:rsidRPr="007752EF">
        <w:rPr>
          <w:sz w:val="24"/>
          <w:szCs w:val="24"/>
        </w:rPr>
        <w:t>strcat</w:t>
      </w:r>
      <w:proofErr w:type="spellEnd"/>
      <w:r w:rsidRPr="007752EF">
        <w:rPr>
          <w:sz w:val="24"/>
          <w:szCs w:val="24"/>
        </w:rPr>
        <w:t>(</w:t>
      </w:r>
      <w:proofErr w:type="gramEnd"/>
      <w:r w:rsidRPr="007752EF">
        <w:rPr>
          <w:sz w:val="24"/>
          <w:szCs w:val="24"/>
        </w:rPr>
        <w:t xml:space="preserve">): Concatenates two strings and appends the result to the </w:t>
      </w:r>
    </w:p>
    <w:p w14:paraId="38D09D9D" w14:textId="77777777" w:rsidR="001E1D58" w:rsidRPr="007752EF" w:rsidRDefault="001E1D58" w:rsidP="001E1D58">
      <w:pPr>
        <w:pStyle w:val="ListParagraph"/>
        <w:rPr>
          <w:sz w:val="24"/>
          <w:szCs w:val="24"/>
        </w:rPr>
      </w:pPr>
      <w:r w:rsidRPr="007752EF">
        <w:rPr>
          <w:sz w:val="24"/>
          <w:szCs w:val="24"/>
        </w:rPr>
        <w:t xml:space="preserve">destination string. Example: char destination; </w:t>
      </w:r>
      <w:proofErr w:type="spellStart"/>
      <w:proofErr w:type="gramStart"/>
      <w:r w:rsidRPr="007752EF">
        <w:rPr>
          <w:sz w:val="24"/>
          <w:szCs w:val="24"/>
        </w:rPr>
        <w:t>strcat</w:t>
      </w:r>
      <w:proofErr w:type="spellEnd"/>
      <w:r w:rsidRPr="007752EF">
        <w:rPr>
          <w:sz w:val="24"/>
          <w:szCs w:val="24"/>
        </w:rPr>
        <w:t>(</w:t>
      </w:r>
      <w:proofErr w:type="gramEnd"/>
      <w:r w:rsidRPr="007752EF">
        <w:rPr>
          <w:sz w:val="24"/>
          <w:szCs w:val="24"/>
        </w:rPr>
        <w:t xml:space="preserve">destination, </w:t>
      </w:r>
    </w:p>
    <w:p w14:paraId="363B5785" w14:textId="77777777" w:rsidR="001E1D58" w:rsidRPr="007752EF" w:rsidRDefault="001E1D58" w:rsidP="001E1D58">
      <w:pPr>
        <w:pStyle w:val="ListParagraph"/>
        <w:rPr>
          <w:sz w:val="24"/>
          <w:szCs w:val="24"/>
        </w:rPr>
      </w:pPr>
      <w:r w:rsidRPr="007752EF">
        <w:rPr>
          <w:sz w:val="24"/>
          <w:szCs w:val="24"/>
        </w:rPr>
        <w:t>"World"</w:t>
      </w:r>
      <w:proofErr w:type="gramStart"/>
      <w:r w:rsidRPr="007752EF">
        <w:rPr>
          <w:sz w:val="24"/>
          <w:szCs w:val="24"/>
        </w:rPr>
        <w:t>);.</w:t>
      </w:r>
      <w:proofErr w:type="gramEnd"/>
      <w:r w:rsidRPr="007752EF">
        <w:rPr>
          <w:sz w:val="24"/>
          <w:szCs w:val="24"/>
        </w:rPr>
        <w:t xml:space="preserve"> </w:t>
      </w:r>
    </w:p>
    <w:p w14:paraId="1D9947BC" w14:textId="77777777" w:rsidR="001E1D58" w:rsidRPr="007752EF" w:rsidRDefault="001E1D58" w:rsidP="001E1D58">
      <w:pPr>
        <w:pStyle w:val="ListParagraph"/>
        <w:rPr>
          <w:sz w:val="24"/>
          <w:szCs w:val="24"/>
        </w:rPr>
      </w:pPr>
      <w:r w:rsidRPr="007752EF">
        <w:rPr>
          <w:sz w:val="24"/>
          <w:szCs w:val="24"/>
        </w:rPr>
        <w:t xml:space="preserve">→ </w:t>
      </w:r>
      <w:proofErr w:type="spellStart"/>
      <w:proofErr w:type="gramStart"/>
      <w:r w:rsidRPr="007752EF">
        <w:rPr>
          <w:sz w:val="24"/>
          <w:szCs w:val="24"/>
        </w:rPr>
        <w:t>strcmp</w:t>
      </w:r>
      <w:proofErr w:type="spellEnd"/>
      <w:r w:rsidRPr="007752EF">
        <w:rPr>
          <w:sz w:val="24"/>
          <w:szCs w:val="24"/>
        </w:rPr>
        <w:t>(</w:t>
      </w:r>
      <w:proofErr w:type="gramEnd"/>
      <w:r w:rsidRPr="007752EF">
        <w:rPr>
          <w:sz w:val="24"/>
          <w:szCs w:val="24"/>
        </w:rPr>
        <w:t xml:space="preserve">): Compares two strings lexicographically and returns an </w:t>
      </w:r>
    </w:p>
    <w:p w14:paraId="1C61B68A" w14:textId="77777777" w:rsidR="001E1D58" w:rsidRPr="007752EF" w:rsidRDefault="001E1D58" w:rsidP="001E1D58">
      <w:pPr>
        <w:pStyle w:val="ListParagraph"/>
        <w:rPr>
          <w:sz w:val="24"/>
          <w:szCs w:val="24"/>
        </w:rPr>
      </w:pPr>
      <w:r w:rsidRPr="007752EF">
        <w:rPr>
          <w:sz w:val="24"/>
          <w:szCs w:val="24"/>
        </w:rPr>
        <w:t xml:space="preserve">integer. Example: int comparison = </w:t>
      </w:r>
      <w:proofErr w:type="spellStart"/>
      <w:proofErr w:type="gramStart"/>
      <w:r w:rsidRPr="007752EF">
        <w:rPr>
          <w:sz w:val="24"/>
          <w:szCs w:val="24"/>
        </w:rPr>
        <w:t>strcmp</w:t>
      </w:r>
      <w:proofErr w:type="spellEnd"/>
      <w:r w:rsidRPr="007752EF">
        <w:rPr>
          <w:sz w:val="24"/>
          <w:szCs w:val="24"/>
        </w:rPr>
        <w:t>(</w:t>
      </w:r>
      <w:proofErr w:type="gramEnd"/>
      <w:r w:rsidRPr="007752EF">
        <w:rPr>
          <w:sz w:val="24"/>
          <w:szCs w:val="24"/>
        </w:rPr>
        <w:t>"Hello", "World"</w:t>
      </w:r>
      <w:proofErr w:type="gramStart"/>
      <w:r w:rsidRPr="007752EF">
        <w:rPr>
          <w:sz w:val="24"/>
          <w:szCs w:val="24"/>
        </w:rPr>
        <w:t>);.</w:t>
      </w:r>
      <w:proofErr w:type="gramEnd"/>
      <w:r w:rsidRPr="007752EF">
        <w:rPr>
          <w:sz w:val="24"/>
          <w:szCs w:val="24"/>
        </w:rPr>
        <w:t xml:space="preserve">  </w:t>
      </w:r>
    </w:p>
    <w:p w14:paraId="6BA48B4C" w14:textId="77777777" w:rsidR="001E1D58" w:rsidRPr="007752EF" w:rsidRDefault="001E1D58" w:rsidP="001E1D58">
      <w:pPr>
        <w:pStyle w:val="ListParagraph"/>
        <w:rPr>
          <w:sz w:val="24"/>
          <w:szCs w:val="24"/>
        </w:rPr>
      </w:pPr>
      <w:r w:rsidRPr="007752EF">
        <w:rPr>
          <w:sz w:val="24"/>
          <w:szCs w:val="24"/>
        </w:rPr>
        <w:t xml:space="preserve">→ </w:t>
      </w:r>
      <w:proofErr w:type="spellStart"/>
      <w:proofErr w:type="gramStart"/>
      <w:r w:rsidRPr="007752EF">
        <w:rPr>
          <w:sz w:val="24"/>
          <w:szCs w:val="24"/>
        </w:rPr>
        <w:t>strncpy</w:t>
      </w:r>
      <w:proofErr w:type="spellEnd"/>
      <w:r w:rsidRPr="007752EF">
        <w:rPr>
          <w:sz w:val="24"/>
          <w:szCs w:val="24"/>
        </w:rPr>
        <w:t>(</w:t>
      </w:r>
      <w:proofErr w:type="gramEnd"/>
      <w:r w:rsidRPr="007752EF">
        <w:rPr>
          <w:sz w:val="24"/>
          <w:szCs w:val="24"/>
        </w:rPr>
        <w:t xml:space="preserve">): Copies at most n characters from the source string to </w:t>
      </w:r>
    </w:p>
    <w:p w14:paraId="2280C12C" w14:textId="77777777" w:rsidR="001E1D58" w:rsidRPr="007752EF" w:rsidRDefault="001E1D58" w:rsidP="001E1D58">
      <w:pPr>
        <w:pStyle w:val="ListParagraph"/>
        <w:rPr>
          <w:sz w:val="24"/>
          <w:szCs w:val="24"/>
        </w:rPr>
      </w:pPr>
      <w:r w:rsidRPr="007752EF">
        <w:rPr>
          <w:sz w:val="24"/>
          <w:szCs w:val="24"/>
        </w:rPr>
        <w:t xml:space="preserve">the destination string. Example: char destination; </w:t>
      </w:r>
    </w:p>
    <w:p w14:paraId="407F7174" w14:textId="77777777" w:rsidR="001E1D58" w:rsidRPr="007752EF" w:rsidRDefault="001E1D58" w:rsidP="001E1D58">
      <w:pPr>
        <w:pStyle w:val="ListParagraph"/>
        <w:rPr>
          <w:sz w:val="24"/>
          <w:szCs w:val="24"/>
        </w:rPr>
      </w:pPr>
      <w:proofErr w:type="spellStart"/>
      <w:proofErr w:type="gramStart"/>
      <w:r w:rsidRPr="007752EF">
        <w:rPr>
          <w:sz w:val="24"/>
          <w:szCs w:val="24"/>
        </w:rPr>
        <w:t>strncpy</w:t>
      </w:r>
      <w:proofErr w:type="spellEnd"/>
      <w:r w:rsidRPr="007752EF">
        <w:rPr>
          <w:sz w:val="24"/>
          <w:szCs w:val="24"/>
        </w:rPr>
        <w:t>(</w:t>
      </w:r>
      <w:proofErr w:type="gramEnd"/>
      <w:r w:rsidRPr="007752EF">
        <w:rPr>
          <w:sz w:val="24"/>
          <w:szCs w:val="24"/>
        </w:rPr>
        <w:t>destination, source, 3</w:t>
      </w:r>
      <w:proofErr w:type="gramStart"/>
      <w:r w:rsidRPr="007752EF">
        <w:rPr>
          <w:sz w:val="24"/>
          <w:szCs w:val="24"/>
        </w:rPr>
        <w:t>);.</w:t>
      </w:r>
      <w:proofErr w:type="gramEnd"/>
      <w:r w:rsidRPr="007752EF">
        <w:rPr>
          <w:sz w:val="24"/>
          <w:szCs w:val="24"/>
        </w:rPr>
        <w:t xml:space="preserve"> </w:t>
      </w:r>
    </w:p>
    <w:p w14:paraId="74303904" w14:textId="77777777" w:rsidR="001E1D58" w:rsidRPr="007752EF" w:rsidRDefault="001E1D58" w:rsidP="001E1D58">
      <w:pPr>
        <w:pStyle w:val="ListParagraph"/>
        <w:rPr>
          <w:sz w:val="24"/>
          <w:szCs w:val="24"/>
        </w:rPr>
      </w:pPr>
      <w:r w:rsidRPr="007752EF">
        <w:rPr>
          <w:sz w:val="24"/>
          <w:szCs w:val="24"/>
        </w:rPr>
        <w:t xml:space="preserve">→ </w:t>
      </w:r>
      <w:proofErr w:type="spellStart"/>
      <w:proofErr w:type="gramStart"/>
      <w:r w:rsidRPr="007752EF">
        <w:rPr>
          <w:sz w:val="24"/>
          <w:szCs w:val="24"/>
        </w:rPr>
        <w:t>strncat</w:t>
      </w:r>
      <w:proofErr w:type="spellEnd"/>
      <w:r w:rsidRPr="007752EF">
        <w:rPr>
          <w:sz w:val="24"/>
          <w:szCs w:val="24"/>
        </w:rPr>
        <w:t>(</w:t>
      </w:r>
      <w:proofErr w:type="gramEnd"/>
      <w:r w:rsidRPr="007752EF">
        <w:rPr>
          <w:sz w:val="24"/>
          <w:szCs w:val="24"/>
        </w:rPr>
        <w:t xml:space="preserve">): </w:t>
      </w:r>
      <w:proofErr w:type="gramStart"/>
      <w:r w:rsidRPr="007752EF">
        <w:rPr>
          <w:sz w:val="24"/>
          <w:szCs w:val="24"/>
        </w:rPr>
        <w:t>Similar to</w:t>
      </w:r>
      <w:proofErr w:type="gramEnd"/>
      <w:r w:rsidRPr="007752EF">
        <w:rPr>
          <w:sz w:val="24"/>
          <w:szCs w:val="24"/>
        </w:rPr>
        <w:t xml:space="preserve"> </w:t>
      </w:r>
      <w:proofErr w:type="spellStart"/>
      <w:proofErr w:type="gramStart"/>
      <w:r w:rsidRPr="007752EF">
        <w:rPr>
          <w:sz w:val="24"/>
          <w:szCs w:val="24"/>
        </w:rPr>
        <w:t>strcat</w:t>
      </w:r>
      <w:proofErr w:type="spellEnd"/>
      <w:r w:rsidRPr="007752EF">
        <w:rPr>
          <w:sz w:val="24"/>
          <w:szCs w:val="24"/>
        </w:rPr>
        <w:t>(</w:t>
      </w:r>
      <w:proofErr w:type="gramEnd"/>
      <w:r w:rsidRPr="007752EF">
        <w:rPr>
          <w:sz w:val="24"/>
          <w:szCs w:val="24"/>
        </w:rPr>
        <w:t xml:space="preserve">), but only appends up to n characters </w:t>
      </w:r>
    </w:p>
    <w:p w14:paraId="79085266" w14:textId="77777777" w:rsidR="001E1D58" w:rsidRPr="007752EF" w:rsidRDefault="001E1D58" w:rsidP="001E1D58">
      <w:pPr>
        <w:pStyle w:val="ListParagraph"/>
        <w:rPr>
          <w:sz w:val="24"/>
          <w:szCs w:val="24"/>
        </w:rPr>
      </w:pPr>
      <w:r w:rsidRPr="007752EF">
        <w:rPr>
          <w:sz w:val="24"/>
          <w:szCs w:val="24"/>
        </w:rPr>
        <w:t xml:space="preserve">from the source string. Example: char destination; </w:t>
      </w:r>
    </w:p>
    <w:p w14:paraId="4F4E0E50" w14:textId="77777777" w:rsidR="001E1D58" w:rsidRPr="007752EF" w:rsidRDefault="001E1D58" w:rsidP="001E1D58">
      <w:pPr>
        <w:pStyle w:val="ListParagraph"/>
        <w:rPr>
          <w:sz w:val="24"/>
          <w:szCs w:val="24"/>
        </w:rPr>
      </w:pPr>
      <w:proofErr w:type="spellStart"/>
      <w:proofErr w:type="gramStart"/>
      <w:r w:rsidRPr="007752EF">
        <w:rPr>
          <w:sz w:val="24"/>
          <w:szCs w:val="24"/>
        </w:rPr>
        <w:t>strncat</w:t>
      </w:r>
      <w:proofErr w:type="spellEnd"/>
      <w:r w:rsidRPr="007752EF">
        <w:rPr>
          <w:sz w:val="24"/>
          <w:szCs w:val="24"/>
        </w:rPr>
        <w:t>(</w:t>
      </w:r>
      <w:proofErr w:type="gramEnd"/>
      <w:r w:rsidRPr="007752EF">
        <w:rPr>
          <w:sz w:val="24"/>
          <w:szCs w:val="24"/>
        </w:rPr>
        <w:t>destination, source, 3</w:t>
      </w:r>
      <w:proofErr w:type="gramStart"/>
      <w:r w:rsidRPr="007752EF">
        <w:rPr>
          <w:sz w:val="24"/>
          <w:szCs w:val="24"/>
        </w:rPr>
        <w:t>);.</w:t>
      </w:r>
      <w:proofErr w:type="gramEnd"/>
      <w:r w:rsidRPr="007752EF">
        <w:rPr>
          <w:sz w:val="24"/>
          <w:szCs w:val="24"/>
        </w:rPr>
        <w:t xml:space="preserve"> </w:t>
      </w:r>
    </w:p>
    <w:p w14:paraId="0087E543" w14:textId="77777777" w:rsidR="001E1D58" w:rsidRPr="007752EF" w:rsidRDefault="001E1D58" w:rsidP="001E1D58">
      <w:pPr>
        <w:pStyle w:val="ListParagraph"/>
        <w:rPr>
          <w:sz w:val="24"/>
          <w:szCs w:val="24"/>
        </w:rPr>
      </w:pPr>
      <w:r w:rsidRPr="007752EF">
        <w:rPr>
          <w:sz w:val="24"/>
          <w:szCs w:val="24"/>
        </w:rPr>
        <w:t xml:space="preserve">→ These functions are useful for various tasks such as string </w:t>
      </w:r>
    </w:p>
    <w:p w14:paraId="36788BE2" w14:textId="7872F8C7" w:rsidR="001E1D58" w:rsidRPr="007752EF" w:rsidRDefault="001E1D58" w:rsidP="001E1D58">
      <w:pPr>
        <w:pStyle w:val="ListParagraph"/>
        <w:rPr>
          <w:sz w:val="24"/>
          <w:szCs w:val="24"/>
        </w:rPr>
      </w:pPr>
      <w:r w:rsidRPr="007752EF">
        <w:rPr>
          <w:sz w:val="24"/>
          <w:szCs w:val="24"/>
        </w:rPr>
        <w:t>manipulation, comparison, and concatenation in C programming.</w:t>
      </w:r>
    </w:p>
    <w:p w14:paraId="128A2C09" w14:textId="77777777" w:rsidR="00312103" w:rsidRPr="007752EF" w:rsidRDefault="00312103" w:rsidP="00BA36CC">
      <w:pPr>
        <w:pStyle w:val="ListParagraph"/>
        <w:rPr>
          <w:sz w:val="24"/>
          <w:szCs w:val="24"/>
        </w:rPr>
      </w:pPr>
    </w:p>
    <w:p w14:paraId="1765B48F" w14:textId="77777777" w:rsidR="00696A55" w:rsidRPr="007752EF" w:rsidRDefault="00696A55" w:rsidP="00696A55">
      <w:pPr>
        <w:pStyle w:val="ListParagraph"/>
        <w:rPr>
          <w:b/>
          <w:bCs/>
          <w:sz w:val="24"/>
          <w:szCs w:val="24"/>
        </w:rPr>
      </w:pPr>
      <w:r w:rsidRPr="007752EF">
        <w:rPr>
          <w:b/>
          <w:bCs/>
          <w:sz w:val="24"/>
          <w:szCs w:val="24"/>
        </w:rPr>
        <w:t xml:space="preserve">12. Structures in C  </w:t>
      </w:r>
    </w:p>
    <w:p w14:paraId="33CC856D" w14:textId="77777777" w:rsidR="00696A55" w:rsidRPr="007752EF" w:rsidRDefault="00696A55" w:rsidP="00696A55">
      <w:pPr>
        <w:pStyle w:val="ListParagraph"/>
        <w:rPr>
          <w:b/>
          <w:bCs/>
          <w:sz w:val="24"/>
          <w:szCs w:val="24"/>
        </w:rPr>
      </w:pPr>
      <w:r w:rsidRPr="007752EF">
        <w:rPr>
          <w:b/>
          <w:bCs/>
          <w:sz w:val="24"/>
          <w:szCs w:val="24"/>
        </w:rPr>
        <w:t xml:space="preserve">• Explain the concept of structures in C. Describe how to declare, </w:t>
      </w:r>
    </w:p>
    <w:p w14:paraId="48277845" w14:textId="77777777" w:rsidR="00696A55" w:rsidRPr="007752EF" w:rsidRDefault="00696A55" w:rsidP="00696A55">
      <w:pPr>
        <w:pStyle w:val="ListParagraph"/>
        <w:rPr>
          <w:b/>
          <w:bCs/>
          <w:sz w:val="24"/>
          <w:szCs w:val="24"/>
        </w:rPr>
      </w:pPr>
      <w:r w:rsidRPr="007752EF">
        <w:rPr>
          <w:b/>
          <w:bCs/>
          <w:sz w:val="24"/>
          <w:szCs w:val="24"/>
        </w:rPr>
        <w:t xml:space="preserve">initialize, and access structure members.  </w:t>
      </w:r>
    </w:p>
    <w:p w14:paraId="2D3DC875" w14:textId="77777777" w:rsidR="00696A55" w:rsidRPr="007752EF" w:rsidRDefault="00696A55" w:rsidP="00696A55">
      <w:pPr>
        <w:pStyle w:val="ListParagraph"/>
        <w:rPr>
          <w:sz w:val="24"/>
          <w:szCs w:val="24"/>
        </w:rPr>
      </w:pPr>
      <w:r w:rsidRPr="007752EF">
        <w:rPr>
          <w:sz w:val="24"/>
          <w:szCs w:val="24"/>
        </w:rPr>
        <w:t xml:space="preserve">→ In C, a structure is a user-defined data type that allows grouping </w:t>
      </w:r>
    </w:p>
    <w:p w14:paraId="363FFEBB" w14:textId="77777777" w:rsidR="00696A55" w:rsidRPr="007752EF" w:rsidRDefault="00696A55" w:rsidP="00696A55">
      <w:pPr>
        <w:pStyle w:val="ListParagraph"/>
        <w:rPr>
          <w:sz w:val="24"/>
          <w:szCs w:val="24"/>
        </w:rPr>
      </w:pPr>
      <w:r w:rsidRPr="007752EF">
        <w:rPr>
          <w:sz w:val="24"/>
          <w:szCs w:val="24"/>
        </w:rPr>
        <w:t xml:space="preserve">different types of data under a single name. </w:t>
      </w:r>
    </w:p>
    <w:p w14:paraId="501C17AF" w14:textId="77777777" w:rsidR="00696A55" w:rsidRPr="007752EF" w:rsidRDefault="00696A55" w:rsidP="00696A55">
      <w:pPr>
        <w:pStyle w:val="ListParagraph"/>
        <w:rPr>
          <w:sz w:val="24"/>
          <w:szCs w:val="24"/>
        </w:rPr>
      </w:pPr>
      <w:r w:rsidRPr="007752EF">
        <w:rPr>
          <w:sz w:val="24"/>
          <w:szCs w:val="24"/>
        </w:rPr>
        <w:t xml:space="preserve">→ For example: </w:t>
      </w:r>
    </w:p>
    <w:p w14:paraId="60C586EA" w14:textId="77777777" w:rsidR="00696A55" w:rsidRPr="007752EF" w:rsidRDefault="00696A55" w:rsidP="00696A55">
      <w:pPr>
        <w:pStyle w:val="ListParagraph"/>
        <w:rPr>
          <w:sz w:val="24"/>
          <w:szCs w:val="24"/>
        </w:rPr>
      </w:pPr>
      <w:r w:rsidRPr="007752EF">
        <w:rPr>
          <w:rFonts w:ascii="Segoe UI Symbol" w:hAnsi="Segoe UI Symbol" w:cs="Segoe UI Symbol"/>
          <w:sz w:val="24"/>
          <w:szCs w:val="24"/>
        </w:rPr>
        <w:t>➢</w:t>
      </w:r>
      <w:r w:rsidRPr="007752EF">
        <w:rPr>
          <w:sz w:val="24"/>
          <w:szCs w:val="24"/>
        </w:rPr>
        <w:t xml:space="preserve"> struct Student { </w:t>
      </w:r>
    </w:p>
    <w:p w14:paraId="14D59FE5" w14:textId="77777777" w:rsidR="00696A55" w:rsidRPr="007752EF" w:rsidRDefault="00696A55" w:rsidP="00696A55">
      <w:pPr>
        <w:pStyle w:val="ListParagraph"/>
        <w:rPr>
          <w:sz w:val="24"/>
          <w:szCs w:val="24"/>
        </w:rPr>
      </w:pPr>
      <w:r w:rsidRPr="007752EF">
        <w:rPr>
          <w:sz w:val="24"/>
          <w:szCs w:val="24"/>
        </w:rPr>
        <w:t xml:space="preserve">char name; [^1^]  </w:t>
      </w:r>
    </w:p>
    <w:p w14:paraId="6263C258" w14:textId="77777777" w:rsidR="00696A55" w:rsidRPr="007752EF" w:rsidRDefault="00696A55" w:rsidP="00696A55">
      <w:pPr>
        <w:pStyle w:val="ListParagraph"/>
        <w:rPr>
          <w:sz w:val="24"/>
          <w:szCs w:val="24"/>
        </w:rPr>
      </w:pPr>
      <w:r w:rsidRPr="007752EF">
        <w:rPr>
          <w:sz w:val="24"/>
          <w:szCs w:val="24"/>
        </w:rPr>
        <w:t xml:space="preserve">float marks; </w:t>
      </w:r>
    </w:p>
    <w:p w14:paraId="2823A5FA" w14:textId="77777777" w:rsidR="00696A55" w:rsidRPr="007752EF" w:rsidRDefault="00696A55" w:rsidP="00696A55">
      <w:pPr>
        <w:pStyle w:val="ListParagraph"/>
        <w:rPr>
          <w:sz w:val="24"/>
          <w:szCs w:val="24"/>
        </w:rPr>
      </w:pPr>
      <w:r w:rsidRPr="007752EF">
        <w:rPr>
          <w:sz w:val="24"/>
          <w:szCs w:val="24"/>
        </w:rPr>
        <w:t xml:space="preserve">};  </w:t>
      </w:r>
    </w:p>
    <w:p w14:paraId="7AA332E5" w14:textId="77777777" w:rsidR="00696A55" w:rsidRPr="007752EF" w:rsidRDefault="00696A55" w:rsidP="00696A55">
      <w:pPr>
        <w:pStyle w:val="ListParagraph"/>
        <w:rPr>
          <w:sz w:val="24"/>
          <w:szCs w:val="24"/>
        </w:rPr>
      </w:pPr>
      <w:r w:rsidRPr="007752EF">
        <w:rPr>
          <w:sz w:val="24"/>
          <w:szCs w:val="24"/>
        </w:rPr>
        <w:t xml:space="preserve">Student </w:t>
      </w:r>
      <w:proofErr w:type="spellStart"/>
      <w:r w:rsidRPr="007752EF">
        <w:rPr>
          <w:sz w:val="24"/>
          <w:szCs w:val="24"/>
        </w:rPr>
        <w:t>student</w:t>
      </w:r>
      <w:proofErr w:type="spellEnd"/>
      <w:r w:rsidRPr="007752EF">
        <w:rPr>
          <w:sz w:val="24"/>
          <w:szCs w:val="24"/>
        </w:rPr>
        <w:t xml:space="preserve">; </w:t>
      </w:r>
    </w:p>
    <w:p w14:paraId="61E47B8B" w14:textId="77777777" w:rsidR="00696A55" w:rsidRPr="007752EF" w:rsidRDefault="00696A55" w:rsidP="00696A55">
      <w:pPr>
        <w:pStyle w:val="ListParagraph"/>
        <w:rPr>
          <w:sz w:val="24"/>
          <w:szCs w:val="24"/>
        </w:rPr>
      </w:pPr>
      <w:r w:rsidRPr="007752EF">
        <w:rPr>
          <w:sz w:val="24"/>
          <w:szCs w:val="24"/>
        </w:rPr>
        <w:t xml:space="preserve">→ To declare a structure, use the struct keyword followed by the </w:t>
      </w:r>
    </w:p>
    <w:p w14:paraId="1564632F" w14:textId="77777777" w:rsidR="00696A55" w:rsidRPr="007752EF" w:rsidRDefault="00696A55" w:rsidP="00696A55">
      <w:pPr>
        <w:pStyle w:val="ListParagraph"/>
        <w:rPr>
          <w:sz w:val="24"/>
          <w:szCs w:val="24"/>
        </w:rPr>
      </w:pPr>
      <w:r w:rsidRPr="007752EF">
        <w:rPr>
          <w:sz w:val="24"/>
          <w:szCs w:val="24"/>
        </w:rPr>
        <w:t xml:space="preserve">structure name and its members. </w:t>
      </w:r>
    </w:p>
    <w:p w14:paraId="473DB3D4" w14:textId="77777777" w:rsidR="00696A55" w:rsidRPr="007752EF" w:rsidRDefault="00696A55" w:rsidP="00696A55">
      <w:pPr>
        <w:pStyle w:val="ListParagraph"/>
        <w:rPr>
          <w:sz w:val="24"/>
          <w:szCs w:val="24"/>
        </w:rPr>
      </w:pPr>
      <w:r w:rsidRPr="007752EF">
        <w:rPr>
          <w:sz w:val="24"/>
          <w:szCs w:val="24"/>
        </w:rPr>
        <w:t xml:space="preserve">→ For instance: </w:t>
      </w:r>
    </w:p>
    <w:p w14:paraId="252896DF" w14:textId="77777777" w:rsidR="00696A55" w:rsidRPr="007752EF" w:rsidRDefault="00696A55" w:rsidP="00696A55">
      <w:pPr>
        <w:pStyle w:val="ListParagraph"/>
        <w:rPr>
          <w:sz w:val="24"/>
          <w:szCs w:val="24"/>
        </w:rPr>
      </w:pPr>
      <w:r w:rsidRPr="007752EF">
        <w:rPr>
          <w:rFonts w:ascii="Segoe UI Symbol" w:hAnsi="Segoe UI Symbol" w:cs="Segoe UI Symbol"/>
          <w:sz w:val="24"/>
          <w:szCs w:val="24"/>
        </w:rPr>
        <w:t>➢</w:t>
      </w:r>
      <w:r w:rsidRPr="007752EF">
        <w:rPr>
          <w:sz w:val="24"/>
          <w:szCs w:val="24"/>
        </w:rPr>
        <w:t xml:space="preserve"> student.name = "Amit"; [^1^]  </w:t>
      </w:r>
    </w:p>
    <w:p w14:paraId="2130AE19" w14:textId="77777777" w:rsidR="00696A55" w:rsidRPr="007752EF" w:rsidRDefault="00696A55" w:rsidP="00696A55">
      <w:pPr>
        <w:pStyle w:val="ListParagraph"/>
        <w:rPr>
          <w:sz w:val="24"/>
          <w:szCs w:val="24"/>
        </w:rPr>
      </w:pPr>
      <w:proofErr w:type="spellStart"/>
      <w:proofErr w:type="gramStart"/>
      <w:r w:rsidRPr="007752EF">
        <w:rPr>
          <w:sz w:val="24"/>
          <w:szCs w:val="24"/>
        </w:rPr>
        <w:t>student.marks</w:t>
      </w:r>
      <w:proofErr w:type="spellEnd"/>
      <w:proofErr w:type="gramEnd"/>
      <w:r w:rsidRPr="007752EF">
        <w:rPr>
          <w:sz w:val="24"/>
          <w:szCs w:val="24"/>
        </w:rPr>
        <w:t xml:space="preserve"> = </w:t>
      </w:r>
      <w:proofErr w:type="gramStart"/>
      <w:r w:rsidRPr="007752EF">
        <w:rPr>
          <w:sz w:val="24"/>
          <w:szCs w:val="24"/>
        </w:rPr>
        <w:t>92.5;.</w:t>
      </w:r>
      <w:proofErr w:type="gramEnd"/>
      <w:r w:rsidRPr="007752EF">
        <w:rPr>
          <w:sz w:val="24"/>
          <w:szCs w:val="24"/>
        </w:rPr>
        <w:t xml:space="preserve"> </w:t>
      </w:r>
    </w:p>
    <w:p w14:paraId="6393BAB0" w14:textId="77777777" w:rsidR="00696A55" w:rsidRPr="007752EF" w:rsidRDefault="00696A55" w:rsidP="00696A55">
      <w:pPr>
        <w:pStyle w:val="ListParagraph"/>
        <w:rPr>
          <w:sz w:val="24"/>
          <w:szCs w:val="24"/>
        </w:rPr>
      </w:pPr>
      <w:r w:rsidRPr="007752EF">
        <w:rPr>
          <w:sz w:val="24"/>
          <w:szCs w:val="24"/>
        </w:rPr>
        <w:t xml:space="preserve">→ also initialize structure members using an initializer list: </w:t>
      </w:r>
    </w:p>
    <w:p w14:paraId="356DE853" w14:textId="77777777" w:rsidR="00696A55" w:rsidRPr="007752EF" w:rsidRDefault="00696A55" w:rsidP="00696A55">
      <w:pPr>
        <w:pStyle w:val="ListParagraph"/>
        <w:rPr>
          <w:sz w:val="24"/>
          <w:szCs w:val="24"/>
        </w:rPr>
      </w:pPr>
      <w:r w:rsidRPr="007752EF">
        <w:rPr>
          <w:rFonts w:ascii="Segoe UI Symbol" w:hAnsi="Segoe UI Symbol" w:cs="Segoe UI Symbol"/>
          <w:sz w:val="24"/>
          <w:szCs w:val="24"/>
        </w:rPr>
        <w:t>➢</w:t>
      </w:r>
      <w:r w:rsidRPr="007752EF">
        <w:rPr>
          <w:sz w:val="24"/>
          <w:szCs w:val="24"/>
        </w:rPr>
        <w:t xml:space="preserve"> Student </w:t>
      </w:r>
      <w:proofErr w:type="spellStart"/>
      <w:r w:rsidRPr="007752EF">
        <w:rPr>
          <w:sz w:val="24"/>
          <w:szCs w:val="24"/>
        </w:rPr>
        <w:t>student</w:t>
      </w:r>
      <w:proofErr w:type="spellEnd"/>
      <w:r w:rsidRPr="007752EF">
        <w:rPr>
          <w:sz w:val="24"/>
          <w:szCs w:val="24"/>
        </w:rPr>
        <w:t xml:space="preserve"> = </w:t>
      </w:r>
      <w:proofErr w:type="gramStart"/>
      <w:r w:rsidRPr="007752EF">
        <w:rPr>
          <w:sz w:val="24"/>
          <w:szCs w:val="24"/>
        </w:rPr>
        <w:t>{ "</w:t>
      </w:r>
      <w:proofErr w:type="gramEnd"/>
      <w:r w:rsidRPr="007752EF">
        <w:rPr>
          <w:sz w:val="24"/>
          <w:szCs w:val="24"/>
        </w:rPr>
        <w:t xml:space="preserve">Amit", </w:t>
      </w:r>
      <w:proofErr w:type="gramStart"/>
      <w:r w:rsidRPr="007752EF">
        <w:rPr>
          <w:sz w:val="24"/>
          <w:szCs w:val="24"/>
        </w:rPr>
        <w:t>92.5 }</w:t>
      </w:r>
      <w:proofErr w:type="gramEnd"/>
      <w:r w:rsidRPr="007752EF">
        <w:rPr>
          <w:sz w:val="24"/>
          <w:szCs w:val="24"/>
        </w:rPr>
        <w:t xml:space="preserve">; </w:t>
      </w:r>
    </w:p>
    <w:p w14:paraId="547691B1" w14:textId="77777777" w:rsidR="00696A55" w:rsidRPr="007752EF" w:rsidRDefault="00696A55" w:rsidP="00696A55">
      <w:pPr>
        <w:pStyle w:val="ListParagraph"/>
        <w:rPr>
          <w:sz w:val="24"/>
          <w:szCs w:val="24"/>
        </w:rPr>
      </w:pPr>
      <w:r w:rsidRPr="007752EF">
        <w:rPr>
          <w:sz w:val="24"/>
          <w:szCs w:val="24"/>
        </w:rPr>
        <w:lastRenderedPageBreak/>
        <w:t xml:space="preserve">→ To initialize a structure, you can use the dot operator (.) or the </w:t>
      </w:r>
    </w:p>
    <w:p w14:paraId="63C00F76" w14:textId="77777777" w:rsidR="00696A55" w:rsidRPr="007752EF" w:rsidRDefault="00696A55" w:rsidP="00696A55">
      <w:pPr>
        <w:pStyle w:val="ListParagraph"/>
        <w:rPr>
          <w:sz w:val="24"/>
          <w:szCs w:val="24"/>
        </w:rPr>
      </w:pPr>
      <w:r w:rsidRPr="007752EF">
        <w:rPr>
          <w:sz w:val="24"/>
          <w:szCs w:val="24"/>
        </w:rPr>
        <w:t xml:space="preserve">arrow operator (-&gt;). </w:t>
      </w:r>
    </w:p>
    <w:p w14:paraId="5A1E0BBD" w14:textId="77777777" w:rsidR="00696A55" w:rsidRPr="007752EF" w:rsidRDefault="00696A55" w:rsidP="00696A55">
      <w:pPr>
        <w:pStyle w:val="ListParagraph"/>
        <w:rPr>
          <w:sz w:val="24"/>
          <w:szCs w:val="24"/>
        </w:rPr>
      </w:pPr>
      <w:r w:rsidRPr="007752EF">
        <w:rPr>
          <w:sz w:val="24"/>
          <w:szCs w:val="24"/>
        </w:rPr>
        <w:t xml:space="preserve">→ To access structure members, use the dot operator </w:t>
      </w:r>
    </w:p>
    <w:p w14:paraId="4DB544C0" w14:textId="77777777" w:rsidR="00696A55" w:rsidRPr="007752EF" w:rsidRDefault="00696A55" w:rsidP="00696A55">
      <w:pPr>
        <w:pStyle w:val="ListParagraph"/>
        <w:rPr>
          <w:sz w:val="24"/>
          <w:szCs w:val="24"/>
        </w:rPr>
      </w:pPr>
      <w:r w:rsidRPr="007752EF">
        <w:rPr>
          <w:rFonts w:ascii="Segoe UI Symbol" w:hAnsi="Segoe UI Symbol" w:cs="Segoe UI Symbol"/>
          <w:sz w:val="24"/>
          <w:szCs w:val="24"/>
        </w:rPr>
        <w:t>➢</w:t>
      </w:r>
      <w:r w:rsidRPr="007752EF">
        <w:rPr>
          <w:sz w:val="24"/>
          <w:szCs w:val="24"/>
        </w:rPr>
        <w:t xml:space="preserve"> </w:t>
      </w:r>
      <w:proofErr w:type="spellStart"/>
      <w:proofErr w:type="gramStart"/>
      <w:r w:rsidRPr="007752EF">
        <w:rPr>
          <w:sz w:val="24"/>
          <w:szCs w:val="24"/>
        </w:rPr>
        <w:t>printf</w:t>
      </w:r>
      <w:proofErr w:type="spellEnd"/>
      <w:r w:rsidRPr="007752EF">
        <w:rPr>
          <w:sz w:val="24"/>
          <w:szCs w:val="24"/>
        </w:rPr>
        <w:t>(</w:t>
      </w:r>
      <w:proofErr w:type="gramEnd"/>
      <w:r w:rsidRPr="007752EF">
        <w:rPr>
          <w:sz w:val="24"/>
          <w:szCs w:val="24"/>
        </w:rPr>
        <w:t xml:space="preserve">"Name: %s, Marks: %.2f </w:t>
      </w:r>
    </w:p>
    <w:p w14:paraId="3E1B5397" w14:textId="77777777" w:rsidR="00696A55" w:rsidRPr="007752EF" w:rsidRDefault="00696A55" w:rsidP="00696A55">
      <w:pPr>
        <w:pStyle w:val="ListParagraph"/>
        <w:rPr>
          <w:sz w:val="24"/>
          <w:szCs w:val="24"/>
        </w:rPr>
      </w:pPr>
      <w:r w:rsidRPr="007752EF">
        <w:rPr>
          <w:sz w:val="24"/>
          <w:szCs w:val="24"/>
        </w:rPr>
        <w:t xml:space="preserve">", student.name, </w:t>
      </w:r>
      <w:proofErr w:type="spellStart"/>
      <w:proofErr w:type="gramStart"/>
      <w:r w:rsidRPr="007752EF">
        <w:rPr>
          <w:sz w:val="24"/>
          <w:szCs w:val="24"/>
        </w:rPr>
        <w:t>student.marks</w:t>
      </w:r>
      <w:proofErr w:type="spellEnd"/>
      <w:proofErr w:type="gramEnd"/>
      <w:r w:rsidRPr="007752EF">
        <w:rPr>
          <w:sz w:val="24"/>
          <w:szCs w:val="24"/>
        </w:rPr>
        <w:t xml:space="preserve">); </w:t>
      </w:r>
    </w:p>
    <w:p w14:paraId="39629987" w14:textId="77777777" w:rsidR="00696A55" w:rsidRPr="007752EF" w:rsidRDefault="00696A55" w:rsidP="00696A55">
      <w:pPr>
        <w:pStyle w:val="ListParagraph"/>
        <w:rPr>
          <w:b/>
          <w:bCs/>
          <w:sz w:val="24"/>
          <w:szCs w:val="24"/>
        </w:rPr>
      </w:pPr>
      <w:r w:rsidRPr="007752EF">
        <w:rPr>
          <w:b/>
          <w:bCs/>
          <w:sz w:val="24"/>
          <w:szCs w:val="24"/>
        </w:rPr>
        <w:t xml:space="preserve">13. File Handling in C. </w:t>
      </w:r>
    </w:p>
    <w:p w14:paraId="16A8A96F" w14:textId="77777777" w:rsidR="00696A55" w:rsidRPr="007752EF" w:rsidRDefault="00696A55" w:rsidP="00696A55">
      <w:pPr>
        <w:pStyle w:val="ListParagraph"/>
        <w:rPr>
          <w:b/>
          <w:bCs/>
          <w:sz w:val="24"/>
          <w:szCs w:val="24"/>
        </w:rPr>
      </w:pPr>
      <w:r w:rsidRPr="007752EF">
        <w:rPr>
          <w:b/>
          <w:bCs/>
          <w:sz w:val="24"/>
          <w:szCs w:val="24"/>
        </w:rPr>
        <w:t xml:space="preserve">• Explain the importance of file handling in C. Discuss how to </w:t>
      </w:r>
    </w:p>
    <w:p w14:paraId="5F78D58C" w14:textId="77777777" w:rsidR="00696A55" w:rsidRPr="007752EF" w:rsidRDefault="00696A55" w:rsidP="00696A55">
      <w:pPr>
        <w:pStyle w:val="ListParagraph"/>
        <w:rPr>
          <w:b/>
          <w:bCs/>
          <w:sz w:val="24"/>
          <w:szCs w:val="24"/>
        </w:rPr>
      </w:pPr>
      <w:r w:rsidRPr="007752EF">
        <w:rPr>
          <w:b/>
          <w:bCs/>
          <w:sz w:val="24"/>
          <w:szCs w:val="24"/>
        </w:rPr>
        <w:t xml:space="preserve">perform file operations like </w:t>
      </w:r>
      <w:proofErr w:type="spellStart"/>
      <w:r w:rsidRPr="007752EF">
        <w:rPr>
          <w:b/>
          <w:bCs/>
          <w:sz w:val="24"/>
          <w:szCs w:val="24"/>
        </w:rPr>
        <w:t>opaening</w:t>
      </w:r>
      <w:proofErr w:type="spellEnd"/>
      <w:r w:rsidRPr="007752EF">
        <w:rPr>
          <w:b/>
          <w:bCs/>
          <w:sz w:val="24"/>
          <w:szCs w:val="24"/>
        </w:rPr>
        <w:t xml:space="preserve">, closing, reading, and </w:t>
      </w:r>
    </w:p>
    <w:p w14:paraId="39A54DFA" w14:textId="77777777" w:rsidR="00696A55" w:rsidRPr="007752EF" w:rsidRDefault="00696A55" w:rsidP="00696A55">
      <w:pPr>
        <w:pStyle w:val="ListParagraph"/>
        <w:rPr>
          <w:b/>
          <w:bCs/>
          <w:sz w:val="24"/>
          <w:szCs w:val="24"/>
        </w:rPr>
      </w:pPr>
      <w:r w:rsidRPr="007752EF">
        <w:rPr>
          <w:b/>
          <w:bCs/>
          <w:sz w:val="24"/>
          <w:szCs w:val="24"/>
        </w:rPr>
        <w:t xml:space="preserve">writing files.  </w:t>
      </w:r>
    </w:p>
    <w:p w14:paraId="15AD3BCD" w14:textId="77777777" w:rsidR="00696A55" w:rsidRPr="007752EF" w:rsidRDefault="00696A55" w:rsidP="00696A55">
      <w:pPr>
        <w:pStyle w:val="ListParagraph"/>
        <w:rPr>
          <w:sz w:val="24"/>
          <w:szCs w:val="24"/>
        </w:rPr>
      </w:pPr>
      <w:r w:rsidRPr="007752EF">
        <w:rPr>
          <w:sz w:val="24"/>
          <w:szCs w:val="24"/>
        </w:rPr>
        <w:t xml:space="preserve">→ File handling in C is essential for storing and retrieving data </w:t>
      </w:r>
    </w:p>
    <w:p w14:paraId="31DBE1FE" w14:textId="77777777" w:rsidR="00696A55" w:rsidRPr="007752EF" w:rsidRDefault="00696A55" w:rsidP="00696A55">
      <w:pPr>
        <w:pStyle w:val="ListParagraph"/>
        <w:rPr>
          <w:sz w:val="24"/>
          <w:szCs w:val="24"/>
        </w:rPr>
      </w:pPr>
      <w:r w:rsidRPr="007752EF">
        <w:rPr>
          <w:sz w:val="24"/>
          <w:szCs w:val="24"/>
        </w:rPr>
        <w:t xml:space="preserve">permanently. It allows programs to create, open, read, write, </w:t>
      </w:r>
    </w:p>
    <w:p w14:paraId="5B79A1CB" w14:textId="77777777" w:rsidR="00696A55" w:rsidRPr="007752EF" w:rsidRDefault="00696A55" w:rsidP="00696A55">
      <w:pPr>
        <w:pStyle w:val="ListParagraph"/>
        <w:rPr>
          <w:sz w:val="24"/>
          <w:szCs w:val="24"/>
        </w:rPr>
      </w:pPr>
      <w:r w:rsidRPr="007752EF">
        <w:rPr>
          <w:sz w:val="24"/>
          <w:szCs w:val="24"/>
        </w:rPr>
        <w:t xml:space="preserve">and close files, enabling efficient data management. </w:t>
      </w:r>
    </w:p>
    <w:p w14:paraId="6440BE63" w14:textId="77777777" w:rsidR="00696A55" w:rsidRPr="007752EF" w:rsidRDefault="00696A55" w:rsidP="00696A55">
      <w:pPr>
        <w:pStyle w:val="ListParagraph"/>
        <w:rPr>
          <w:sz w:val="24"/>
          <w:szCs w:val="24"/>
        </w:rPr>
      </w:pPr>
      <w:r w:rsidRPr="007752EF">
        <w:rPr>
          <w:sz w:val="24"/>
          <w:szCs w:val="24"/>
        </w:rPr>
        <w:t xml:space="preserve">→ </w:t>
      </w:r>
      <w:proofErr w:type="spellStart"/>
      <w:proofErr w:type="gramStart"/>
      <w:r w:rsidRPr="007752EF">
        <w:rPr>
          <w:sz w:val="24"/>
          <w:szCs w:val="24"/>
        </w:rPr>
        <w:t>fopen</w:t>
      </w:r>
      <w:proofErr w:type="spellEnd"/>
      <w:r w:rsidRPr="007752EF">
        <w:rPr>
          <w:sz w:val="24"/>
          <w:szCs w:val="24"/>
        </w:rPr>
        <w:t>(</w:t>
      </w:r>
      <w:proofErr w:type="gramEnd"/>
      <w:r w:rsidRPr="007752EF">
        <w:rPr>
          <w:sz w:val="24"/>
          <w:szCs w:val="24"/>
        </w:rPr>
        <w:t xml:space="preserve">): Opens a file in read, write, or append mode. It checks </w:t>
      </w:r>
    </w:p>
    <w:p w14:paraId="22D4CD69" w14:textId="77777777" w:rsidR="00696A55" w:rsidRPr="007752EF" w:rsidRDefault="00696A55" w:rsidP="00696A55">
      <w:pPr>
        <w:pStyle w:val="ListParagraph"/>
        <w:rPr>
          <w:sz w:val="24"/>
          <w:szCs w:val="24"/>
        </w:rPr>
      </w:pPr>
      <w:r w:rsidRPr="007752EF">
        <w:rPr>
          <w:sz w:val="24"/>
          <w:szCs w:val="24"/>
        </w:rPr>
        <w:t xml:space="preserve">for the file's existence and creates it if it </w:t>
      </w:r>
      <w:proofErr w:type="gramStart"/>
      <w:r w:rsidRPr="007752EF">
        <w:rPr>
          <w:sz w:val="24"/>
          <w:szCs w:val="24"/>
        </w:rPr>
        <w:t>doesn't</w:t>
      </w:r>
      <w:proofErr w:type="gramEnd"/>
      <w:r w:rsidRPr="007752EF">
        <w:rPr>
          <w:sz w:val="24"/>
          <w:szCs w:val="24"/>
        </w:rPr>
        <w:t xml:space="preserve"> exist. </w:t>
      </w:r>
    </w:p>
    <w:p w14:paraId="58D8E8C5" w14:textId="77777777" w:rsidR="00696A55" w:rsidRPr="007752EF" w:rsidRDefault="00696A55" w:rsidP="00696A55">
      <w:pPr>
        <w:pStyle w:val="ListParagraph"/>
        <w:rPr>
          <w:sz w:val="24"/>
          <w:szCs w:val="24"/>
        </w:rPr>
      </w:pPr>
      <w:r w:rsidRPr="007752EF">
        <w:rPr>
          <w:sz w:val="24"/>
          <w:szCs w:val="24"/>
        </w:rPr>
        <w:t xml:space="preserve">→ </w:t>
      </w:r>
      <w:proofErr w:type="spellStart"/>
      <w:proofErr w:type="gramStart"/>
      <w:r w:rsidRPr="007752EF">
        <w:rPr>
          <w:sz w:val="24"/>
          <w:szCs w:val="24"/>
        </w:rPr>
        <w:t>fclose</w:t>
      </w:r>
      <w:proofErr w:type="spellEnd"/>
      <w:r w:rsidRPr="007752EF">
        <w:rPr>
          <w:sz w:val="24"/>
          <w:szCs w:val="24"/>
        </w:rPr>
        <w:t>(</w:t>
      </w:r>
      <w:proofErr w:type="gramEnd"/>
      <w:r w:rsidRPr="007752EF">
        <w:rPr>
          <w:sz w:val="24"/>
          <w:szCs w:val="24"/>
        </w:rPr>
        <w:t xml:space="preserve">): Closes a file after reading or writing operations are </w:t>
      </w:r>
    </w:p>
    <w:p w14:paraId="1466AD2E" w14:textId="77777777" w:rsidR="00696A55" w:rsidRPr="007752EF" w:rsidRDefault="00696A55" w:rsidP="00696A55">
      <w:pPr>
        <w:pStyle w:val="ListParagraph"/>
        <w:rPr>
          <w:sz w:val="24"/>
          <w:szCs w:val="24"/>
        </w:rPr>
      </w:pPr>
      <w:r w:rsidRPr="007752EF">
        <w:rPr>
          <w:sz w:val="24"/>
          <w:szCs w:val="24"/>
        </w:rPr>
        <w:t xml:space="preserve">completed. </w:t>
      </w:r>
    </w:p>
    <w:p w14:paraId="420E687F" w14:textId="77777777" w:rsidR="00696A55" w:rsidRPr="007752EF" w:rsidRDefault="00696A55" w:rsidP="00696A55">
      <w:pPr>
        <w:pStyle w:val="ListParagraph"/>
        <w:rPr>
          <w:sz w:val="24"/>
          <w:szCs w:val="24"/>
        </w:rPr>
      </w:pPr>
      <w:r w:rsidRPr="007752EF">
        <w:rPr>
          <w:sz w:val="24"/>
          <w:szCs w:val="24"/>
        </w:rPr>
        <w:t xml:space="preserve">→ </w:t>
      </w:r>
      <w:proofErr w:type="spellStart"/>
      <w:proofErr w:type="gramStart"/>
      <w:r w:rsidRPr="007752EF">
        <w:rPr>
          <w:sz w:val="24"/>
          <w:szCs w:val="24"/>
        </w:rPr>
        <w:t>fread</w:t>
      </w:r>
      <w:proofErr w:type="spellEnd"/>
      <w:r w:rsidRPr="007752EF">
        <w:rPr>
          <w:sz w:val="24"/>
          <w:szCs w:val="24"/>
        </w:rPr>
        <w:t>(</w:t>
      </w:r>
      <w:proofErr w:type="gramEnd"/>
      <w:r w:rsidRPr="007752EF">
        <w:rPr>
          <w:sz w:val="24"/>
          <w:szCs w:val="24"/>
        </w:rPr>
        <w:t xml:space="preserve">): Reads data from a file into a specified buffer.  </w:t>
      </w:r>
    </w:p>
    <w:p w14:paraId="3DCB9F1D" w14:textId="77777777" w:rsidR="00696A55" w:rsidRPr="007752EF" w:rsidRDefault="00696A55" w:rsidP="00696A55">
      <w:pPr>
        <w:pStyle w:val="ListParagraph"/>
        <w:rPr>
          <w:sz w:val="24"/>
          <w:szCs w:val="24"/>
        </w:rPr>
      </w:pPr>
      <w:r w:rsidRPr="007752EF">
        <w:rPr>
          <w:sz w:val="24"/>
          <w:szCs w:val="24"/>
        </w:rPr>
        <w:t xml:space="preserve">→ </w:t>
      </w:r>
      <w:proofErr w:type="spellStart"/>
      <w:proofErr w:type="gramStart"/>
      <w:r w:rsidRPr="007752EF">
        <w:rPr>
          <w:sz w:val="24"/>
          <w:szCs w:val="24"/>
        </w:rPr>
        <w:t>fwrite</w:t>
      </w:r>
      <w:proofErr w:type="spellEnd"/>
      <w:r w:rsidRPr="007752EF">
        <w:rPr>
          <w:sz w:val="24"/>
          <w:szCs w:val="24"/>
        </w:rPr>
        <w:t>(</w:t>
      </w:r>
      <w:proofErr w:type="gramEnd"/>
      <w:r w:rsidRPr="007752EF">
        <w:rPr>
          <w:sz w:val="24"/>
          <w:szCs w:val="24"/>
        </w:rPr>
        <w:t xml:space="preserve">): Writes data from a specified buffer to a file.  </w:t>
      </w:r>
    </w:p>
    <w:p w14:paraId="47A3E03F" w14:textId="77777777" w:rsidR="00696A55" w:rsidRPr="007752EF" w:rsidRDefault="00696A55" w:rsidP="00696A55">
      <w:pPr>
        <w:pStyle w:val="ListParagraph"/>
        <w:rPr>
          <w:sz w:val="24"/>
          <w:szCs w:val="24"/>
        </w:rPr>
      </w:pPr>
      <w:r w:rsidRPr="007752EF">
        <w:rPr>
          <w:sz w:val="24"/>
          <w:szCs w:val="24"/>
        </w:rPr>
        <w:t xml:space="preserve">→ </w:t>
      </w:r>
      <w:proofErr w:type="spellStart"/>
      <w:proofErr w:type="gramStart"/>
      <w:r w:rsidRPr="007752EF">
        <w:rPr>
          <w:sz w:val="24"/>
          <w:szCs w:val="24"/>
        </w:rPr>
        <w:t>fscanf</w:t>
      </w:r>
      <w:proofErr w:type="spellEnd"/>
      <w:r w:rsidRPr="007752EF">
        <w:rPr>
          <w:sz w:val="24"/>
          <w:szCs w:val="24"/>
        </w:rPr>
        <w:t>(</w:t>
      </w:r>
      <w:proofErr w:type="gramEnd"/>
      <w:r w:rsidRPr="007752EF">
        <w:rPr>
          <w:sz w:val="24"/>
          <w:szCs w:val="24"/>
        </w:rPr>
        <w:t xml:space="preserve">): Reads data from a file into variables.  </w:t>
      </w:r>
    </w:p>
    <w:p w14:paraId="74DE9A04" w14:textId="77777777" w:rsidR="00696A55" w:rsidRPr="007752EF" w:rsidRDefault="00696A55" w:rsidP="00696A55">
      <w:pPr>
        <w:pStyle w:val="ListParagraph"/>
        <w:rPr>
          <w:sz w:val="24"/>
          <w:szCs w:val="24"/>
        </w:rPr>
      </w:pPr>
      <w:r w:rsidRPr="007752EF">
        <w:rPr>
          <w:sz w:val="24"/>
          <w:szCs w:val="24"/>
        </w:rPr>
        <w:t xml:space="preserve">→ </w:t>
      </w:r>
      <w:proofErr w:type="spellStart"/>
      <w:proofErr w:type="gramStart"/>
      <w:r w:rsidRPr="007752EF">
        <w:rPr>
          <w:sz w:val="24"/>
          <w:szCs w:val="24"/>
        </w:rPr>
        <w:t>fprintf</w:t>
      </w:r>
      <w:proofErr w:type="spellEnd"/>
      <w:r w:rsidRPr="007752EF">
        <w:rPr>
          <w:sz w:val="24"/>
          <w:szCs w:val="24"/>
        </w:rPr>
        <w:t>(</w:t>
      </w:r>
      <w:proofErr w:type="gramEnd"/>
      <w:r w:rsidRPr="007752EF">
        <w:rPr>
          <w:sz w:val="24"/>
          <w:szCs w:val="24"/>
        </w:rPr>
        <w:t xml:space="preserve">): Writes data from a specified buffer to a file.  </w:t>
      </w:r>
    </w:p>
    <w:p w14:paraId="1AC77016" w14:textId="77777777" w:rsidR="00696A55" w:rsidRPr="007752EF" w:rsidRDefault="00696A55" w:rsidP="00696A55">
      <w:pPr>
        <w:pStyle w:val="ListParagraph"/>
        <w:rPr>
          <w:sz w:val="24"/>
          <w:szCs w:val="24"/>
        </w:rPr>
      </w:pPr>
      <w:r w:rsidRPr="007752EF">
        <w:rPr>
          <w:sz w:val="24"/>
          <w:szCs w:val="24"/>
        </w:rPr>
        <w:t xml:space="preserve">→ File handling is crucial for applications that require persistent </w:t>
      </w:r>
    </w:p>
    <w:p w14:paraId="59F21291" w14:textId="7023AD5E" w:rsidR="00696A55" w:rsidRPr="007752EF" w:rsidRDefault="00696A55" w:rsidP="00696A55">
      <w:pPr>
        <w:pStyle w:val="ListParagraph"/>
        <w:rPr>
          <w:sz w:val="24"/>
          <w:szCs w:val="24"/>
        </w:rPr>
      </w:pPr>
      <w:r w:rsidRPr="007752EF">
        <w:rPr>
          <w:sz w:val="24"/>
          <w:szCs w:val="24"/>
        </w:rPr>
        <w:t>data storage, such as logging, configuration files, and user data.</w:t>
      </w:r>
    </w:p>
    <w:sectPr w:rsidR="00696A55" w:rsidRPr="00775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secondar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A7A63"/>
    <w:multiLevelType w:val="multilevel"/>
    <w:tmpl w:val="EBC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33886"/>
    <w:multiLevelType w:val="multilevel"/>
    <w:tmpl w:val="7C8EBEB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34004C"/>
    <w:multiLevelType w:val="multilevel"/>
    <w:tmpl w:val="404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67704D"/>
    <w:multiLevelType w:val="hybridMultilevel"/>
    <w:tmpl w:val="14B84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0C3E17"/>
    <w:multiLevelType w:val="multilevel"/>
    <w:tmpl w:val="78EA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02E9D"/>
    <w:multiLevelType w:val="multilevel"/>
    <w:tmpl w:val="FBA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682771"/>
    <w:multiLevelType w:val="multilevel"/>
    <w:tmpl w:val="B39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0228A1"/>
    <w:multiLevelType w:val="multilevel"/>
    <w:tmpl w:val="C89C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899866">
    <w:abstractNumId w:val="3"/>
  </w:num>
  <w:num w:numId="2" w16cid:durableId="779884790">
    <w:abstractNumId w:val="2"/>
  </w:num>
  <w:num w:numId="3" w16cid:durableId="1159881194">
    <w:abstractNumId w:val="5"/>
  </w:num>
  <w:num w:numId="4" w16cid:durableId="1102645180">
    <w:abstractNumId w:val="1"/>
  </w:num>
  <w:num w:numId="5" w16cid:durableId="105199964">
    <w:abstractNumId w:val="6"/>
  </w:num>
  <w:num w:numId="6" w16cid:durableId="664867582">
    <w:abstractNumId w:val="7"/>
    <w:lvlOverride w:ilvl="0">
      <w:startOverride w:val="1"/>
    </w:lvlOverride>
  </w:num>
  <w:num w:numId="7" w16cid:durableId="1833984837">
    <w:abstractNumId w:val="7"/>
    <w:lvlOverride w:ilvl="0">
      <w:startOverride w:val="2"/>
    </w:lvlOverride>
  </w:num>
  <w:num w:numId="8" w16cid:durableId="1084842375">
    <w:abstractNumId w:val="7"/>
    <w:lvlOverride w:ilvl="0">
      <w:startOverride w:val="3"/>
    </w:lvlOverride>
  </w:num>
  <w:num w:numId="9" w16cid:durableId="1889564112">
    <w:abstractNumId w:val="7"/>
    <w:lvlOverride w:ilvl="0">
      <w:startOverride w:val="4"/>
    </w:lvlOverride>
  </w:num>
  <w:num w:numId="10" w16cid:durableId="1405298539">
    <w:abstractNumId w:val="7"/>
    <w:lvlOverride w:ilvl="0">
      <w:startOverride w:val="5"/>
    </w:lvlOverride>
  </w:num>
  <w:num w:numId="11" w16cid:durableId="886918619">
    <w:abstractNumId w:val="7"/>
    <w:lvlOverride w:ilvl="0">
      <w:startOverride w:val="6"/>
    </w:lvlOverride>
  </w:num>
  <w:num w:numId="12" w16cid:durableId="1908760674">
    <w:abstractNumId w:val="4"/>
    <w:lvlOverride w:ilvl="0">
      <w:startOverride w:val="1"/>
    </w:lvlOverride>
  </w:num>
  <w:num w:numId="13" w16cid:durableId="1837649675">
    <w:abstractNumId w:val="4"/>
    <w:lvlOverride w:ilvl="0">
      <w:startOverride w:val="2"/>
    </w:lvlOverride>
  </w:num>
  <w:num w:numId="14" w16cid:durableId="275913644">
    <w:abstractNumId w:val="4"/>
    <w:lvlOverride w:ilvl="0">
      <w:startOverride w:val="3"/>
    </w:lvlOverride>
  </w:num>
  <w:num w:numId="15" w16cid:durableId="118482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57"/>
    <w:rsid w:val="000A591D"/>
    <w:rsid w:val="000B4A42"/>
    <w:rsid w:val="0018664B"/>
    <w:rsid w:val="001B417E"/>
    <w:rsid w:val="001D2735"/>
    <w:rsid w:val="001E1D58"/>
    <w:rsid w:val="001E454E"/>
    <w:rsid w:val="00202533"/>
    <w:rsid w:val="002A04DC"/>
    <w:rsid w:val="002E6DA7"/>
    <w:rsid w:val="00300EAE"/>
    <w:rsid w:val="00312103"/>
    <w:rsid w:val="00331EF8"/>
    <w:rsid w:val="003A08B5"/>
    <w:rsid w:val="003F6C39"/>
    <w:rsid w:val="00431B4B"/>
    <w:rsid w:val="00462072"/>
    <w:rsid w:val="004C2127"/>
    <w:rsid w:val="004E291B"/>
    <w:rsid w:val="00511DC0"/>
    <w:rsid w:val="00574E6B"/>
    <w:rsid w:val="00696A55"/>
    <w:rsid w:val="006E5357"/>
    <w:rsid w:val="007168D9"/>
    <w:rsid w:val="007752EF"/>
    <w:rsid w:val="00863D18"/>
    <w:rsid w:val="008E2DB1"/>
    <w:rsid w:val="008F5488"/>
    <w:rsid w:val="00926E83"/>
    <w:rsid w:val="00A36674"/>
    <w:rsid w:val="00A85BBF"/>
    <w:rsid w:val="00AB2942"/>
    <w:rsid w:val="00BA36CC"/>
    <w:rsid w:val="00BD73FC"/>
    <w:rsid w:val="00BE089E"/>
    <w:rsid w:val="00BE50AF"/>
    <w:rsid w:val="00BE5B9F"/>
    <w:rsid w:val="00CA1B5F"/>
    <w:rsid w:val="00CC0995"/>
    <w:rsid w:val="00CD4F04"/>
    <w:rsid w:val="00CF12D7"/>
    <w:rsid w:val="00DE0038"/>
    <w:rsid w:val="00E15792"/>
    <w:rsid w:val="00E46F4C"/>
    <w:rsid w:val="00E511C2"/>
    <w:rsid w:val="00E828C8"/>
    <w:rsid w:val="00F12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7A33"/>
  <w15:chartTrackingRefBased/>
  <w15:docId w15:val="{D66D683B-0F49-4FC0-8D59-006368AB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357"/>
    <w:rPr>
      <w:rFonts w:eastAsiaTheme="majorEastAsia" w:cstheme="majorBidi"/>
      <w:color w:val="272727" w:themeColor="text1" w:themeTint="D8"/>
    </w:rPr>
  </w:style>
  <w:style w:type="paragraph" w:styleId="Title">
    <w:name w:val="Title"/>
    <w:basedOn w:val="Normal"/>
    <w:next w:val="Normal"/>
    <w:link w:val="TitleChar"/>
    <w:uiPriority w:val="10"/>
    <w:qFormat/>
    <w:rsid w:val="006E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357"/>
    <w:pPr>
      <w:spacing w:before="160"/>
      <w:jc w:val="center"/>
    </w:pPr>
    <w:rPr>
      <w:i/>
      <w:iCs/>
      <w:color w:val="404040" w:themeColor="text1" w:themeTint="BF"/>
    </w:rPr>
  </w:style>
  <w:style w:type="character" w:customStyle="1" w:styleId="QuoteChar">
    <w:name w:val="Quote Char"/>
    <w:basedOn w:val="DefaultParagraphFont"/>
    <w:link w:val="Quote"/>
    <w:uiPriority w:val="29"/>
    <w:rsid w:val="006E5357"/>
    <w:rPr>
      <w:i/>
      <w:iCs/>
      <w:color w:val="404040" w:themeColor="text1" w:themeTint="BF"/>
    </w:rPr>
  </w:style>
  <w:style w:type="paragraph" w:styleId="ListParagraph">
    <w:name w:val="List Paragraph"/>
    <w:basedOn w:val="Normal"/>
    <w:uiPriority w:val="34"/>
    <w:qFormat/>
    <w:rsid w:val="006E5357"/>
    <w:pPr>
      <w:ind w:left="720"/>
      <w:contextualSpacing/>
    </w:pPr>
  </w:style>
  <w:style w:type="character" w:styleId="IntenseEmphasis">
    <w:name w:val="Intense Emphasis"/>
    <w:basedOn w:val="DefaultParagraphFont"/>
    <w:uiPriority w:val="21"/>
    <w:qFormat/>
    <w:rsid w:val="006E5357"/>
    <w:rPr>
      <w:i/>
      <w:iCs/>
      <w:color w:val="2F5496" w:themeColor="accent1" w:themeShade="BF"/>
    </w:rPr>
  </w:style>
  <w:style w:type="paragraph" w:styleId="IntenseQuote">
    <w:name w:val="Intense Quote"/>
    <w:basedOn w:val="Normal"/>
    <w:next w:val="Normal"/>
    <w:link w:val="IntenseQuoteChar"/>
    <w:uiPriority w:val="30"/>
    <w:qFormat/>
    <w:rsid w:val="006E5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357"/>
    <w:rPr>
      <w:i/>
      <w:iCs/>
      <w:color w:val="2F5496" w:themeColor="accent1" w:themeShade="BF"/>
    </w:rPr>
  </w:style>
  <w:style w:type="character" w:styleId="IntenseReference">
    <w:name w:val="Intense Reference"/>
    <w:basedOn w:val="DefaultParagraphFont"/>
    <w:uiPriority w:val="32"/>
    <w:qFormat/>
    <w:rsid w:val="006E5357"/>
    <w:rPr>
      <w:b/>
      <w:bCs/>
      <w:smallCaps/>
      <w:color w:val="2F5496" w:themeColor="accent1" w:themeShade="BF"/>
      <w:spacing w:val="5"/>
    </w:rPr>
  </w:style>
  <w:style w:type="character" w:styleId="Hyperlink">
    <w:name w:val="Hyperlink"/>
    <w:basedOn w:val="DefaultParagraphFont"/>
    <w:uiPriority w:val="99"/>
    <w:unhideWhenUsed/>
    <w:rsid w:val="002E6DA7"/>
    <w:rPr>
      <w:color w:val="0563C1" w:themeColor="hyperlink"/>
      <w:u w:val="single"/>
    </w:rPr>
  </w:style>
  <w:style w:type="character" w:styleId="UnresolvedMention">
    <w:name w:val="Unresolved Mention"/>
    <w:basedOn w:val="DefaultParagraphFont"/>
    <w:uiPriority w:val="99"/>
    <w:semiHidden/>
    <w:unhideWhenUsed/>
    <w:rsid w:val="002E6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www.geeksforgeeks.org/c/conditional-or-ternary-operator-in-c/" TargetMode="External"/><Relationship Id="rId3" Type="http://schemas.openxmlformats.org/officeDocument/2006/relationships/settings" Target="settings.xml"/><Relationship Id="rId7" Type="http://schemas.openxmlformats.org/officeDocument/2006/relationships/hyperlink" Target="https://www.geeksforgeeks.org/c/arithmetic-operators-in-c/" TargetMode="External"/><Relationship Id="rId12" Type="http://schemas.openxmlformats.org/officeDocument/2006/relationships/hyperlink" Target="https://www.geeksforgeeks.org/cpp/decision-making-c-cpp/" TargetMode="External"/><Relationship Id="rId17" Type="http://schemas.openxmlformats.org/officeDocument/2006/relationships/hyperlink" Target="https://www.geeksforgeeks.org/c/c-switch-statement/" TargetMode="External"/><Relationship Id="rId2" Type="http://schemas.openxmlformats.org/officeDocument/2006/relationships/styles" Target="styles.xml"/><Relationship Id="rId16" Type="http://schemas.openxmlformats.org/officeDocument/2006/relationships/hyperlink" Target="https://www.geeksforgeeks.org/c/c-if-else-if-ladd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c/cc-preprocessors/" TargetMode="External"/><Relationship Id="rId11" Type="http://schemas.openxmlformats.org/officeDocument/2006/relationships/hyperlink" Target="https://www.geeksforgeeks.org/c/assignment-operators-in-c-c/" TargetMode="External"/><Relationship Id="rId5" Type="http://schemas.openxmlformats.org/officeDocument/2006/relationships/image" Target="media/image1.png"/><Relationship Id="rId15" Type="http://schemas.openxmlformats.org/officeDocument/2006/relationships/hyperlink" Target="https://www.geeksforgeeks.org/c/c-if-else-statement/" TargetMode="External"/><Relationship Id="rId10" Type="http://schemas.openxmlformats.org/officeDocument/2006/relationships/hyperlink" Target="https://www.geeksforgeeks.org/c/bitwise-operators-in-c-cp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logical-operators-in-c/" TargetMode="External"/><Relationship Id="rId14" Type="http://schemas.openxmlformats.org/officeDocument/2006/relationships/hyperlink" Target="https://www.geeksforgeeks.org/c/c-if-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6336</TotalTime>
  <Pages>1</Pages>
  <Words>3767</Words>
  <Characters>21473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RAVAL</dc:creator>
  <cp:keywords/>
  <dc:description/>
  <cp:lastModifiedBy>RIDDHI RAVAL</cp:lastModifiedBy>
  <cp:revision>23</cp:revision>
  <cp:lastPrinted>2026-02-24T12:39:00Z</cp:lastPrinted>
  <dcterms:created xsi:type="dcterms:W3CDTF">2026-02-13T06:09:00Z</dcterms:created>
  <dcterms:modified xsi:type="dcterms:W3CDTF">2026-02-24T12:40:00Z</dcterms:modified>
</cp:coreProperties>
</file>